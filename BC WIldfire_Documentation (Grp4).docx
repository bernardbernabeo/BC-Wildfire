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0B3331" w14:textId="0035AE1B" w:rsidR="002F33C7" w:rsidRPr="002F33C7" w:rsidRDefault="00A212C7" w:rsidP="00A103DC">
      <w:pPr>
        <w:jc w:val="center"/>
        <w:rPr>
          <w:b/>
          <w:bCs/>
        </w:rPr>
      </w:pPr>
      <w:r>
        <w:rPr>
          <w:b/>
          <w:bCs/>
        </w:rPr>
        <w:t>Summary</w:t>
      </w:r>
    </w:p>
    <w:p w14:paraId="341C380C" w14:textId="16E90038" w:rsidR="00FF3518" w:rsidRPr="00C730C9" w:rsidRDefault="002F33C7" w:rsidP="00A103DC">
      <w:pPr>
        <w:jc w:val="both"/>
        <w:rPr>
          <w:rFonts w:cs="Arial"/>
          <w:b/>
          <w:bCs/>
        </w:rPr>
      </w:pPr>
      <w:r w:rsidRPr="002F33C7">
        <w:rPr>
          <w:rFonts w:cs="Arial"/>
          <w:b/>
          <w:bCs/>
        </w:rPr>
        <w:t>Objective</w:t>
      </w:r>
      <w:r w:rsidR="00C730C9">
        <w:rPr>
          <w:rFonts w:cs="Arial"/>
          <w:b/>
          <w:bCs/>
        </w:rPr>
        <w:t xml:space="preserve">: </w:t>
      </w:r>
      <w:r>
        <w:rPr>
          <w:rFonts w:cs="Arial"/>
        </w:rPr>
        <w:t>T</w:t>
      </w:r>
      <w:r w:rsidR="00FF3518" w:rsidRPr="002F33C7">
        <w:rPr>
          <w:rFonts w:cs="Arial"/>
        </w:rPr>
        <w:t xml:space="preserve">o understand the relationships and patterns between various fire weather indices and environmental factors </w:t>
      </w:r>
      <w:r>
        <w:rPr>
          <w:rFonts w:cs="Arial"/>
        </w:rPr>
        <w:t xml:space="preserve">of Canada </w:t>
      </w:r>
      <w:r w:rsidR="00FF3518" w:rsidRPr="002F33C7">
        <w:rPr>
          <w:rFonts w:cs="Arial"/>
        </w:rPr>
        <w:t>over a 10-year period.</w:t>
      </w:r>
    </w:p>
    <w:p w14:paraId="0552C9E4" w14:textId="4E2D2526" w:rsidR="00A103DC" w:rsidRPr="00C730C9" w:rsidRDefault="002F33C7" w:rsidP="00A103DC">
      <w:pPr>
        <w:jc w:val="both"/>
        <w:rPr>
          <w:rFonts w:cs="Arial"/>
          <w:b/>
          <w:bCs/>
        </w:rPr>
      </w:pPr>
      <w:r w:rsidRPr="002F33C7">
        <w:rPr>
          <w:rFonts w:cs="Arial"/>
          <w:b/>
          <w:bCs/>
        </w:rPr>
        <w:t>Dataset</w:t>
      </w:r>
      <w:r w:rsidR="00C730C9">
        <w:rPr>
          <w:rFonts w:cs="Arial"/>
          <w:b/>
          <w:bCs/>
        </w:rPr>
        <w:t xml:space="preserve">: </w:t>
      </w:r>
      <w:r w:rsidR="00A103DC" w:rsidRPr="56A32B6E">
        <w:rPr>
          <w:rFonts w:cs="Arial"/>
        </w:rPr>
        <w:t>Wildfire incident point locations, along with associated fire weather indices and environmental factors, recorded annually over a 10-year period across the USA and Canada.</w:t>
      </w:r>
      <w:r w:rsidR="00040986" w:rsidRPr="56A32B6E">
        <w:rPr>
          <w:rFonts w:cs="Arial"/>
        </w:rPr>
        <w:t xml:space="preserve"> Raw dataset consists of 39 variables and </w:t>
      </w:r>
      <w:r w:rsidR="00441023" w:rsidRPr="56A32B6E">
        <w:rPr>
          <w:rFonts w:cs="Arial"/>
        </w:rPr>
        <w:t>7</w:t>
      </w:r>
      <w:r w:rsidR="00BE4D95">
        <w:rPr>
          <w:rFonts w:cs="Arial"/>
        </w:rPr>
        <w:t>,</w:t>
      </w:r>
      <w:r w:rsidR="00441023" w:rsidRPr="56A32B6E">
        <w:rPr>
          <w:rFonts w:cs="Arial"/>
        </w:rPr>
        <w:t>464</w:t>
      </w:r>
      <w:r w:rsidR="00BE4D95">
        <w:rPr>
          <w:rFonts w:cs="Arial"/>
        </w:rPr>
        <w:t>,</w:t>
      </w:r>
      <w:r w:rsidR="00441023" w:rsidRPr="56A32B6E">
        <w:rPr>
          <w:rFonts w:cs="Arial"/>
        </w:rPr>
        <w:t>062</w:t>
      </w:r>
      <w:r w:rsidR="00040986" w:rsidRPr="56A32B6E">
        <w:rPr>
          <w:rFonts w:cs="Arial"/>
        </w:rPr>
        <w:t xml:space="preserve"> rows. </w:t>
      </w:r>
    </w:p>
    <w:p w14:paraId="33A3CD11" w14:textId="3FBB08F1" w:rsidR="00A103DC" w:rsidRPr="00A103DC" w:rsidRDefault="00A103DC" w:rsidP="00A103DC">
      <w:pPr>
        <w:jc w:val="both"/>
        <w:rPr>
          <w:rFonts w:cs="Arial"/>
          <w:b/>
          <w:bCs/>
        </w:rPr>
      </w:pPr>
      <w:r w:rsidRPr="00A103DC">
        <w:rPr>
          <w:rFonts w:cs="Arial"/>
          <w:b/>
          <w:bCs/>
          <w:lang w:val="en-CA"/>
        </w:rPr>
        <w:t>Methodology</w:t>
      </w:r>
      <w:r w:rsidRPr="00A103DC">
        <w:rPr>
          <w:rFonts w:cs="Arial"/>
          <w:b/>
          <w:bCs/>
        </w:rPr>
        <w:t> </w:t>
      </w:r>
    </w:p>
    <w:p w14:paraId="793B6080" w14:textId="175F7205" w:rsidR="00A103DC" w:rsidRPr="002F1657" w:rsidDel="00666E9B" w:rsidRDefault="06B61570" w:rsidP="00A103DC">
      <w:pPr>
        <w:jc w:val="both"/>
        <w:rPr>
          <w:del w:id="0" w:author="Bernard Bernabeo" w:date="2024-11-24T08:08:00Z" w16du:dateUtc="2024-11-24T16:08:00Z"/>
          <w:rFonts w:cs="Arial"/>
          <w:lang w:val="en-CA"/>
        </w:rPr>
      </w:pPr>
      <w:r w:rsidRPr="60CF932F">
        <w:rPr>
          <w:rFonts w:cs="Arial"/>
          <w:b/>
          <w:bCs/>
          <w:lang w:val="en-CA"/>
        </w:rPr>
        <w:t>Dataset Cleaning:</w:t>
      </w:r>
      <w:r w:rsidR="223FA42B" w:rsidRPr="60CF932F">
        <w:rPr>
          <w:rFonts w:cs="Arial"/>
          <w:b/>
          <w:bCs/>
          <w:lang w:val="en-CA"/>
        </w:rPr>
        <w:t xml:space="preserve"> </w:t>
      </w:r>
      <w:ins w:id="1" w:author="Bernard Bernabeo" w:date="2024-11-24T21:12:00Z" w16du:dateUtc="2024-11-25T05:12:00Z">
        <w:r w:rsidR="000B3A18" w:rsidRPr="001D56C7">
          <w:rPr>
            <w:rFonts w:cs="Arial"/>
            <w:lang w:val="en-CA"/>
          </w:rPr>
          <w:t xml:space="preserve">Cleaned data sets consist of 3,865,712 rows and 27 columns. </w:t>
        </w:r>
      </w:ins>
      <w:del w:id="2" w:author="Bernard Bernabeo" w:date="2024-11-24T08:08:00Z" w16du:dateUtc="2024-11-24T16:08:00Z">
        <w:r w:rsidR="223FA42B" w:rsidRPr="00BD4E76" w:rsidDel="00666E9B">
          <w:rPr>
            <w:lang w:val="en-CA"/>
          </w:rPr>
          <w:delText xml:space="preserve">Excluded USA data from dataset since USA and Canada have very different climates and ecosystems. These differences can lead to significant variations. Additionally dropped variables that were not consistent. </w:delText>
        </w:r>
        <w:r w:rsidR="223FA42B" w:rsidRPr="002F1657" w:rsidDel="00666E9B">
          <w:rPr>
            <w:rFonts w:cs="Arial"/>
            <w:lang w:val="en-CA"/>
          </w:rPr>
          <w:delText xml:space="preserve">Cleaned dataset consists of </w:delText>
        </w:r>
        <w:r w:rsidR="3084B528" w:rsidRPr="002F1657" w:rsidDel="00666E9B">
          <w:rPr>
            <w:rFonts w:cs="Arial"/>
            <w:lang w:val="en-CA"/>
          </w:rPr>
          <w:delText>2</w:delText>
        </w:r>
        <w:r w:rsidR="00BE4D95" w:rsidRPr="002F1657" w:rsidDel="00666E9B">
          <w:rPr>
            <w:rFonts w:cs="Arial"/>
            <w:lang w:val="en-CA"/>
          </w:rPr>
          <w:delText>7</w:delText>
        </w:r>
        <w:r w:rsidR="223FA42B" w:rsidRPr="002F1657" w:rsidDel="00666E9B">
          <w:rPr>
            <w:rFonts w:cs="Arial"/>
            <w:lang w:val="en-CA"/>
          </w:rPr>
          <w:delText xml:space="preserve"> variables and </w:delText>
        </w:r>
        <w:r w:rsidR="3084B528" w:rsidRPr="002F1657" w:rsidDel="00666E9B">
          <w:rPr>
            <w:rFonts w:cs="Arial"/>
            <w:lang w:val="en-CA"/>
          </w:rPr>
          <w:delText>3</w:delText>
        </w:r>
        <w:r w:rsidR="00BE4D95" w:rsidRPr="002F1657" w:rsidDel="00666E9B">
          <w:rPr>
            <w:rFonts w:cs="Arial"/>
            <w:lang w:val="en-CA"/>
          </w:rPr>
          <w:delText>,</w:delText>
        </w:r>
        <w:r w:rsidR="3084B528" w:rsidRPr="002F1657" w:rsidDel="00666E9B">
          <w:rPr>
            <w:rFonts w:cs="Arial"/>
            <w:lang w:val="en-CA"/>
          </w:rPr>
          <w:delText>865</w:delText>
        </w:r>
        <w:r w:rsidR="00BE4D95" w:rsidRPr="002F1657" w:rsidDel="00666E9B">
          <w:rPr>
            <w:rFonts w:cs="Arial"/>
            <w:lang w:val="en-CA"/>
          </w:rPr>
          <w:delText>,</w:delText>
        </w:r>
        <w:r w:rsidR="3084B528" w:rsidRPr="002F1657" w:rsidDel="00666E9B">
          <w:rPr>
            <w:rFonts w:cs="Arial"/>
            <w:lang w:val="en-CA"/>
          </w:rPr>
          <w:delText>7</w:delText>
        </w:r>
        <w:r w:rsidR="00B448A5" w:rsidRPr="002F1657" w:rsidDel="00666E9B">
          <w:rPr>
            <w:rFonts w:cs="Arial"/>
            <w:lang w:val="en-CA"/>
          </w:rPr>
          <w:delText>1</w:delText>
        </w:r>
        <w:r w:rsidR="3084B528" w:rsidRPr="002F1657" w:rsidDel="00666E9B">
          <w:rPr>
            <w:rFonts w:cs="Arial"/>
            <w:lang w:val="en-CA"/>
          </w:rPr>
          <w:delText>2</w:delText>
        </w:r>
        <w:r w:rsidR="223FA42B" w:rsidRPr="002F1657" w:rsidDel="00666E9B">
          <w:rPr>
            <w:rFonts w:cs="Arial"/>
            <w:lang w:val="en-CA"/>
          </w:rPr>
          <w:delText xml:space="preserve"> rows.</w:delText>
        </w:r>
      </w:del>
    </w:p>
    <w:p w14:paraId="5A1106CA" w14:textId="17BFD541" w:rsidR="00666E9B" w:rsidRPr="002F1657" w:rsidRDefault="00666E9B" w:rsidP="00666E9B">
      <w:pPr>
        <w:jc w:val="both"/>
        <w:rPr>
          <w:rFonts w:cs="Arial"/>
          <w:lang w:val="en-CA"/>
          <w:rPrChange w:id="3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</w:pPr>
      <w:r w:rsidRPr="002F1657">
        <w:rPr>
          <w:rFonts w:cs="Arial"/>
          <w:lang w:val="en-CA"/>
          <w:rPrChange w:id="4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  <w:t xml:space="preserve">Variables that are </w:t>
      </w:r>
      <w:del w:id="5" w:author="Bernard Bernabeo" w:date="2024-11-24T21:10:00Z" w16du:dateUtc="2024-11-25T05:10:00Z">
        <w:r w:rsidRPr="002F1657" w:rsidDel="000B3A18">
          <w:rPr>
            <w:rFonts w:cs="Arial"/>
            <w:lang w:val="en-CA"/>
            <w:rPrChange w:id="6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delText>irrelevant in</w:delText>
        </w:r>
      </w:del>
      <w:ins w:id="7" w:author="Bernard Bernabeo" w:date="2024-11-24T21:10:00Z" w16du:dateUtc="2024-11-25T05:10:00Z">
        <w:r w:rsidR="000B3A18">
          <w:rPr>
            <w:rFonts w:cs="Arial"/>
            <w:lang w:val="en-CA"/>
          </w:rPr>
          <w:t>not part of</w:t>
        </w:r>
      </w:ins>
      <w:del w:id="8" w:author="Bernard Bernabeo" w:date="2024-11-24T21:10:00Z" w16du:dateUtc="2024-11-25T05:10:00Z">
        <w:r w:rsidRPr="002F1657" w:rsidDel="000B3A18">
          <w:rPr>
            <w:rFonts w:cs="Arial"/>
            <w:lang w:val="en-CA"/>
            <w:rPrChange w:id="9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delText xml:space="preserve"> the</w:delText>
        </w:r>
      </w:del>
      <w:r w:rsidRPr="002F1657">
        <w:rPr>
          <w:rFonts w:cs="Arial"/>
          <w:lang w:val="en-CA"/>
          <w:rPrChange w:id="10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  <w:t xml:space="preserve"> analysis, </w:t>
      </w:r>
      <w:del w:id="11" w:author="Bernard Bernabeo" w:date="2024-11-24T21:12:00Z" w16du:dateUtc="2024-11-25T05:12:00Z">
        <w:r w:rsidRPr="002F1657" w:rsidDel="000B3A18">
          <w:rPr>
            <w:rFonts w:cs="Arial"/>
            <w:lang w:val="en-CA"/>
            <w:rPrChange w:id="12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delText>show inconsistency</w:delText>
        </w:r>
      </w:del>
      <w:ins w:id="13" w:author="Bernard Bernabeo" w:date="2024-11-24T21:12:00Z" w16du:dateUtc="2024-11-25T05:12:00Z">
        <w:r w:rsidR="000B3A18">
          <w:rPr>
            <w:rFonts w:cs="Arial"/>
            <w:lang w:val="en-CA"/>
          </w:rPr>
          <w:t>inconsistent</w:t>
        </w:r>
      </w:ins>
      <w:r w:rsidRPr="002F1657">
        <w:rPr>
          <w:rFonts w:cs="Arial"/>
          <w:lang w:val="en-CA"/>
          <w:rPrChange w:id="14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  <w:t xml:space="preserve"> </w:t>
      </w:r>
      <w:del w:id="15" w:author="Bernard Bernabeo" w:date="2024-11-24T08:08:00Z" w16du:dateUtc="2024-11-24T16:08:00Z">
        <w:r w:rsidRPr="002F1657" w:rsidDel="00666E9B">
          <w:rPr>
            <w:rFonts w:cs="Arial"/>
            <w:lang w:val="en-CA"/>
            <w:rPrChange w:id="16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delText>from the records</w:delText>
        </w:r>
      </w:del>
      <w:ins w:id="17" w:author="Bernard Bernabeo" w:date="2024-11-24T21:12:00Z" w16du:dateUtc="2024-11-25T05:12:00Z">
        <w:r w:rsidR="000B3A18">
          <w:rPr>
            <w:rFonts w:cs="Arial"/>
            <w:lang w:val="en-CA"/>
          </w:rPr>
          <w:t>wit</w:t>
        </w:r>
      </w:ins>
      <w:ins w:id="18" w:author="Bernard Bernabeo" w:date="2024-11-24T21:13:00Z" w16du:dateUtc="2024-11-25T05:13:00Z">
        <w:r w:rsidR="000B3A18">
          <w:rPr>
            <w:rFonts w:cs="Arial"/>
            <w:lang w:val="en-CA"/>
          </w:rPr>
          <w:t>h</w:t>
        </w:r>
      </w:ins>
      <w:ins w:id="19" w:author="Bernard Bernabeo" w:date="2024-11-24T08:08:00Z" w16du:dateUtc="2024-11-24T16:08:00Z">
        <w:r w:rsidRPr="002F1657">
          <w:rPr>
            <w:rFonts w:cs="Arial"/>
            <w:lang w:val="en-CA"/>
            <w:rPrChange w:id="20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t xml:space="preserve"> the 10-yr records</w:t>
        </w:r>
      </w:ins>
      <w:r w:rsidRPr="002F1657">
        <w:rPr>
          <w:rFonts w:cs="Arial"/>
          <w:lang w:val="en-CA"/>
          <w:rPrChange w:id="21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  <w:t xml:space="preserve"> and data from outside of Canada were removed </w:t>
      </w:r>
      <w:del w:id="22" w:author="Bernard Bernabeo" w:date="2024-11-24T08:09:00Z" w16du:dateUtc="2024-11-24T16:09:00Z">
        <w:r w:rsidRPr="002F1657" w:rsidDel="00666E9B">
          <w:rPr>
            <w:rFonts w:cs="Arial"/>
            <w:lang w:val="en-CA"/>
            <w:rPrChange w:id="23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delText xml:space="preserve">in </w:delText>
        </w:r>
      </w:del>
      <w:ins w:id="24" w:author="Bernard Bernabeo" w:date="2024-11-24T08:09:00Z" w16du:dateUtc="2024-11-24T16:09:00Z">
        <w:r w:rsidRPr="002F1657">
          <w:rPr>
            <w:rFonts w:cs="Arial"/>
            <w:lang w:val="en-CA"/>
            <w:rPrChange w:id="25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t xml:space="preserve">from </w:t>
        </w:r>
      </w:ins>
      <w:r w:rsidRPr="002F1657">
        <w:rPr>
          <w:rFonts w:cs="Arial"/>
          <w:lang w:val="en-CA"/>
          <w:rPrChange w:id="26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  <w:t>the data set</w:t>
      </w:r>
      <w:ins w:id="27" w:author="Bernard Bernabeo" w:date="2024-11-24T08:08:00Z" w16du:dateUtc="2024-11-24T16:08:00Z">
        <w:r w:rsidRPr="002F1657">
          <w:rPr>
            <w:rFonts w:cs="Arial"/>
            <w:lang w:val="en-CA"/>
            <w:rPrChange w:id="28" w:author="Bernard Bernabeo" w:date="2024-11-24T18:54:00Z" w16du:dateUtc="2024-11-25T02:54:00Z">
              <w:rPr>
                <w:rFonts w:cs="Arial"/>
                <w:color w:val="FF0000"/>
                <w:lang w:val="en-CA"/>
              </w:rPr>
            </w:rPrChange>
          </w:rPr>
          <w:t>s</w:t>
        </w:r>
      </w:ins>
      <w:r w:rsidRPr="002F1657">
        <w:rPr>
          <w:rFonts w:cs="Arial"/>
          <w:lang w:val="en-CA"/>
          <w:rPrChange w:id="29" w:author="Bernard Bernabeo" w:date="2024-11-24T18:54:00Z" w16du:dateUtc="2024-11-25T02:54:00Z">
            <w:rPr>
              <w:rFonts w:cs="Arial"/>
              <w:color w:val="FF0000"/>
              <w:lang w:val="en-CA"/>
            </w:rPr>
          </w:rPrChange>
        </w:rPr>
        <w:t xml:space="preserve">. For the computation of average values, nulls were dropped to avoid skewness in the analysis and model. </w:t>
      </w:r>
      <w:ins w:id="30" w:author="Gurnoor Kaur" w:date="2024-11-24T22:50:00Z">
        <w:del w:id="31" w:author="Bernard Bernabeo" w:date="2024-11-24T21:12:00Z" w16du:dateUtc="2024-11-25T05:12:00Z">
          <w:r w:rsidR="7844C97A" w:rsidRPr="002F1657" w:rsidDel="000B3A18">
            <w:rPr>
              <w:rFonts w:cs="Arial"/>
              <w:lang w:val="en-CA"/>
              <w:rPrChange w:id="32" w:author="Bernard Bernabeo" w:date="2024-11-24T18:54:00Z" w16du:dateUtc="2024-11-25T02:54:00Z">
                <w:rPr>
                  <w:rFonts w:cs="Arial"/>
                  <w:color w:val="FF0000"/>
                  <w:lang w:val="en-CA"/>
                </w:rPr>
              </w:rPrChange>
            </w:rPr>
            <w:delText>consist of</w:delText>
          </w:r>
        </w:del>
      </w:ins>
    </w:p>
    <w:p w14:paraId="62C05A69" w14:textId="3CC8DF8D" w:rsidR="00A103DC" w:rsidRDefault="00A103DC" w:rsidP="00A103DC">
      <w:pPr>
        <w:jc w:val="both"/>
        <w:rPr>
          <w:rFonts w:cs="Arial"/>
          <w:lang w:val="en-CA"/>
        </w:rPr>
      </w:pPr>
      <w:r w:rsidRPr="56A32B6E">
        <w:rPr>
          <w:rFonts w:cs="Arial"/>
          <w:b/>
          <w:bCs/>
          <w:lang w:val="en-CA"/>
        </w:rPr>
        <w:t xml:space="preserve">EDA: </w:t>
      </w:r>
      <w:r w:rsidRPr="56A32B6E">
        <w:rPr>
          <w:rFonts w:cs="Arial"/>
          <w:lang w:val="en-CA"/>
        </w:rPr>
        <w:t xml:space="preserve">Time series plots for </w:t>
      </w:r>
      <w:ins w:id="33" w:author="Bernard Bernabeo" w:date="2024-11-24T21:13:00Z" w16du:dateUtc="2024-11-25T05:13:00Z">
        <w:r w:rsidR="000B3A18">
          <w:rPr>
            <w:rFonts w:cs="Arial"/>
            <w:lang w:val="en-CA"/>
          </w:rPr>
          <w:t>F</w:t>
        </w:r>
      </w:ins>
      <w:del w:id="34" w:author="Bernard Bernabeo" w:date="2024-11-24T21:13:00Z" w16du:dateUtc="2024-11-25T05:13:00Z">
        <w:r w:rsidR="006937B3" w:rsidRPr="56A32B6E" w:rsidDel="000B3A18">
          <w:rPr>
            <w:rFonts w:cs="Arial"/>
            <w:lang w:val="en-CA"/>
          </w:rPr>
          <w:delText>f</w:delText>
        </w:r>
      </w:del>
      <w:r w:rsidR="006937B3" w:rsidRPr="56A32B6E">
        <w:rPr>
          <w:rFonts w:cs="Arial"/>
          <w:lang w:val="en-CA"/>
        </w:rPr>
        <w:t xml:space="preserve">ire </w:t>
      </w:r>
      <w:ins w:id="35" w:author="Bernard Bernabeo" w:date="2024-11-24T21:13:00Z" w16du:dateUtc="2024-11-25T05:13:00Z">
        <w:r w:rsidR="000B3A18">
          <w:rPr>
            <w:rFonts w:cs="Arial"/>
            <w:lang w:val="en-CA"/>
          </w:rPr>
          <w:t>W</w:t>
        </w:r>
      </w:ins>
      <w:del w:id="36" w:author="Bernard Bernabeo" w:date="2024-11-24T21:13:00Z" w16du:dateUtc="2024-11-25T05:13:00Z">
        <w:r w:rsidR="006937B3" w:rsidRPr="56A32B6E" w:rsidDel="000B3A18">
          <w:rPr>
            <w:rFonts w:cs="Arial"/>
            <w:lang w:val="en-CA"/>
          </w:rPr>
          <w:delText>w</w:delText>
        </w:r>
      </w:del>
      <w:r w:rsidR="006937B3" w:rsidRPr="56A32B6E">
        <w:rPr>
          <w:rFonts w:cs="Arial"/>
          <w:lang w:val="en-CA"/>
        </w:rPr>
        <w:t xml:space="preserve">eather </w:t>
      </w:r>
      <w:ins w:id="37" w:author="Bernard Bernabeo" w:date="2024-11-24T21:13:00Z" w16du:dateUtc="2024-11-25T05:13:00Z">
        <w:r w:rsidR="000B3A18">
          <w:rPr>
            <w:rFonts w:cs="Arial"/>
            <w:lang w:val="en-CA"/>
          </w:rPr>
          <w:t>I</w:t>
        </w:r>
      </w:ins>
      <w:del w:id="38" w:author="Bernard Bernabeo" w:date="2024-11-24T21:13:00Z" w16du:dateUtc="2024-11-25T05:13:00Z">
        <w:r w:rsidR="006937B3" w:rsidRPr="56A32B6E" w:rsidDel="000B3A18">
          <w:rPr>
            <w:rFonts w:cs="Arial"/>
            <w:lang w:val="en-CA"/>
          </w:rPr>
          <w:delText>i</w:delText>
        </w:r>
      </w:del>
      <w:r w:rsidR="006937B3" w:rsidRPr="56A32B6E">
        <w:rPr>
          <w:rFonts w:cs="Arial"/>
          <w:lang w:val="en-CA"/>
        </w:rPr>
        <w:t>ndex</w:t>
      </w:r>
      <w:r w:rsidR="77A57850" w:rsidRPr="56A32B6E">
        <w:rPr>
          <w:rFonts w:cs="Arial"/>
          <w:lang w:val="en-CA"/>
        </w:rPr>
        <w:t xml:space="preserve"> (FWI)</w:t>
      </w:r>
      <w:r w:rsidRPr="56A32B6E">
        <w:rPr>
          <w:rFonts w:cs="Arial"/>
          <w:lang w:val="en-CA"/>
        </w:rPr>
        <w:t xml:space="preserve">, </w:t>
      </w:r>
      <w:ins w:id="39" w:author="Bernard Bernabeo" w:date="2024-11-24T21:13:00Z" w16du:dateUtc="2024-11-25T05:13:00Z">
        <w:r w:rsidR="000B3A18">
          <w:rPr>
            <w:rFonts w:cs="Arial"/>
            <w:lang w:val="en-CA"/>
          </w:rPr>
          <w:t>B</w:t>
        </w:r>
      </w:ins>
      <w:del w:id="40" w:author="Bernard Bernabeo" w:date="2024-11-24T21:13:00Z" w16du:dateUtc="2024-11-25T05:13:00Z">
        <w:r w:rsidR="006937B3" w:rsidRPr="56A32B6E" w:rsidDel="000B3A18">
          <w:rPr>
            <w:rFonts w:cs="Arial"/>
            <w:lang w:val="en-CA"/>
          </w:rPr>
          <w:delText>b</w:delText>
        </w:r>
      </w:del>
      <w:r w:rsidR="006937B3" w:rsidRPr="56A32B6E">
        <w:rPr>
          <w:rFonts w:cs="Arial"/>
          <w:lang w:val="en-CA"/>
        </w:rPr>
        <w:t>uil</w:t>
      </w:r>
      <w:r w:rsidR="003553D1" w:rsidRPr="56A32B6E">
        <w:rPr>
          <w:rFonts w:cs="Arial"/>
          <w:lang w:val="en-CA"/>
        </w:rPr>
        <w:t>d</w:t>
      </w:r>
      <w:r w:rsidR="006937B3" w:rsidRPr="56A32B6E">
        <w:rPr>
          <w:rFonts w:cs="Arial"/>
          <w:lang w:val="en-CA"/>
        </w:rPr>
        <w:t xml:space="preserve">up </w:t>
      </w:r>
      <w:ins w:id="41" w:author="Bernard Bernabeo" w:date="2024-11-24T21:13:00Z" w16du:dateUtc="2024-11-25T05:13:00Z">
        <w:r w:rsidR="000B3A18">
          <w:rPr>
            <w:rFonts w:cs="Arial"/>
            <w:lang w:val="en-CA"/>
          </w:rPr>
          <w:t>I</w:t>
        </w:r>
      </w:ins>
      <w:del w:id="42" w:author="Bernard Bernabeo" w:date="2024-11-24T21:13:00Z" w16du:dateUtc="2024-11-25T05:13:00Z">
        <w:r w:rsidR="003553D1" w:rsidRPr="56A32B6E" w:rsidDel="000B3A18">
          <w:rPr>
            <w:rFonts w:cs="Arial"/>
            <w:lang w:val="en-CA"/>
          </w:rPr>
          <w:delText>i</w:delText>
        </w:r>
      </w:del>
      <w:r w:rsidR="003553D1" w:rsidRPr="56A32B6E">
        <w:rPr>
          <w:rFonts w:cs="Arial"/>
          <w:lang w:val="en-CA"/>
        </w:rPr>
        <w:t>ndex</w:t>
      </w:r>
      <w:r w:rsidR="3E0E61BC" w:rsidRPr="56A32B6E">
        <w:rPr>
          <w:rFonts w:cs="Arial"/>
          <w:lang w:val="en-CA"/>
        </w:rPr>
        <w:t xml:space="preserve"> (BUI),</w:t>
      </w:r>
      <w:r w:rsidRPr="56A32B6E">
        <w:rPr>
          <w:rFonts w:cs="Arial"/>
          <w:lang w:val="en-CA"/>
        </w:rPr>
        <w:t xml:space="preserve"> </w:t>
      </w:r>
      <w:ins w:id="43" w:author="Bernard Bernabeo" w:date="2024-11-24T21:13:00Z" w16du:dateUtc="2024-11-25T05:13:00Z">
        <w:r w:rsidR="000B3A18">
          <w:rPr>
            <w:rFonts w:cs="Arial"/>
            <w:lang w:val="en-CA"/>
          </w:rPr>
          <w:t>I</w:t>
        </w:r>
      </w:ins>
      <w:del w:id="44" w:author="Bernard Bernabeo" w:date="2024-11-24T21:13:00Z" w16du:dateUtc="2024-11-25T05:13:00Z">
        <w:r w:rsidR="003553D1" w:rsidRPr="56A32B6E" w:rsidDel="000B3A18">
          <w:rPr>
            <w:rFonts w:cs="Arial"/>
            <w:lang w:val="en-CA"/>
          </w:rPr>
          <w:delText>i</w:delText>
        </w:r>
      </w:del>
      <w:r w:rsidR="003553D1" w:rsidRPr="56A32B6E">
        <w:rPr>
          <w:rFonts w:cs="Arial"/>
          <w:lang w:val="en-CA"/>
        </w:rPr>
        <w:t xml:space="preserve">nitial </w:t>
      </w:r>
      <w:ins w:id="45" w:author="Bernard Bernabeo" w:date="2024-11-24T21:13:00Z" w16du:dateUtc="2024-11-25T05:13:00Z">
        <w:r w:rsidR="000B3A18">
          <w:rPr>
            <w:rFonts w:cs="Arial"/>
            <w:lang w:val="en-CA"/>
          </w:rPr>
          <w:t>S</w:t>
        </w:r>
      </w:ins>
      <w:del w:id="46" w:author="Bernard Bernabeo" w:date="2024-11-24T21:13:00Z" w16du:dateUtc="2024-11-25T05:13:00Z">
        <w:r w:rsidR="003553D1" w:rsidRPr="56A32B6E" w:rsidDel="000B3A18">
          <w:rPr>
            <w:rFonts w:cs="Arial"/>
            <w:lang w:val="en-CA"/>
          </w:rPr>
          <w:delText>s</w:delText>
        </w:r>
      </w:del>
      <w:r w:rsidR="003553D1" w:rsidRPr="56A32B6E">
        <w:rPr>
          <w:rFonts w:cs="Arial"/>
          <w:lang w:val="en-CA"/>
        </w:rPr>
        <w:t xml:space="preserve">pread </w:t>
      </w:r>
      <w:ins w:id="47" w:author="Bernard Bernabeo" w:date="2024-11-24T21:13:00Z" w16du:dateUtc="2024-11-25T05:13:00Z">
        <w:r w:rsidR="000B3A18">
          <w:rPr>
            <w:rFonts w:cs="Arial"/>
            <w:lang w:val="en-CA"/>
          </w:rPr>
          <w:t>I</w:t>
        </w:r>
      </w:ins>
      <w:del w:id="48" w:author="Bernard Bernabeo" w:date="2024-11-24T21:13:00Z" w16du:dateUtc="2024-11-25T05:13:00Z">
        <w:r w:rsidR="003553D1" w:rsidRPr="56A32B6E" w:rsidDel="000B3A18">
          <w:rPr>
            <w:rFonts w:cs="Arial"/>
            <w:lang w:val="en-CA"/>
          </w:rPr>
          <w:delText>i</w:delText>
        </w:r>
      </w:del>
      <w:r w:rsidR="003553D1" w:rsidRPr="56A32B6E">
        <w:rPr>
          <w:rFonts w:cs="Arial"/>
          <w:lang w:val="en-CA"/>
        </w:rPr>
        <w:t>ndex</w:t>
      </w:r>
      <w:r w:rsidR="39C4F517" w:rsidRPr="56A32B6E">
        <w:rPr>
          <w:rFonts w:cs="Arial"/>
          <w:lang w:val="en-CA"/>
        </w:rPr>
        <w:t xml:space="preserve"> (ISI) and other variables</w:t>
      </w:r>
      <w:r w:rsidR="006937B3" w:rsidRPr="56A32B6E">
        <w:rPr>
          <w:rFonts w:cs="Arial"/>
          <w:lang w:val="en-CA"/>
        </w:rPr>
        <w:t xml:space="preserve"> to show trends</w:t>
      </w:r>
      <w:r w:rsidR="003553D1" w:rsidRPr="56A32B6E">
        <w:rPr>
          <w:rFonts w:cs="Arial"/>
          <w:lang w:val="en-CA"/>
        </w:rPr>
        <w:t xml:space="preserve"> per month over 10 years to check any seasonal </w:t>
      </w:r>
      <w:r w:rsidR="7C71EF75" w:rsidRPr="56A32B6E">
        <w:rPr>
          <w:rFonts w:cs="Arial"/>
          <w:lang w:val="en-CA"/>
        </w:rPr>
        <w:t>trends</w:t>
      </w:r>
      <w:r w:rsidR="003553D1" w:rsidRPr="56A32B6E">
        <w:rPr>
          <w:rFonts w:cs="Arial"/>
          <w:lang w:val="en-CA"/>
        </w:rPr>
        <w:t xml:space="preserve">. </w:t>
      </w:r>
    </w:p>
    <w:p w14:paraId="6E152F98" w14:textId="6A1509EA" w:rsidR="00A212C7" w:rsidRPr="005D7802" w:rsidRDefault="00A212C7" w:rsidP="00A103DC">
      <w:pPr>
        <w:jc w:val="both"/>
        <w:rPr>
          <w:rFonts w:cs="Arial"/>
          <w:color w:val="000000" w:themeColor="text1"/>
        </w:rPr>
      </w:pPr>
      <w:r w:rsidRPr="005D7802">
        <w:rPr>
          <w:rFonts w:cs="Arial"/>
          <w:color w:val="000000" w:themeColor="text1"/>
        </w:rPr>
        <w:t xml:space="preserve">Scatter plots were used to explore relationships between pairs of variables, including BUI vs </w:t>
      </w:r>
      <w:ins w:id="49" w:author="Khulan Jambalsuren" w:date="2024-11-24T19:06:00Z" w16du:dateUtc="2024-11-25T03:06:00Z">
        <w:r w:rsidR="001B4819">
          <w:rPr>
            <w:rFonts w:cs="Arial"/>
            <w:color w:val="000000" w:themeColor="text1"/>
          </w:rPr>
          <w:t>Fine fuel moisture code (</w:t>
        </w:r>
      </w:ins>
      <w:r w:rsidRPr="005D7802">
        <w:rPr>
          <w:rFonts w:cs="Arial"/>
          <w:color w:val="000000" w:themeColor="text1"/>
        </w:rPr>
        <w:t>FFMC</w:t>
      </w:r>
      <w:ins w:id="50" w:author="Khulan Jambalsuren" w:date="2024-11-24T19:06:00Z" w16du:dateUtc="2024-11-25T03:06:00Z">
        <w:r w:rsidR="001B4819">
          <w:rPr>
            <w:rFonts w:cs="Arial"/>
            <w:color w:val="000000" w:themeColor="text1"/>
          </w:rPr>
          <w:t>)</w:t>
        </w:r>
      </w:ins>
      <w:r w:rsidRPr="005D7802">
        <w:rPr>
          <w:rFonts w:cs="Arial"/>
          <w:color w:val="000000" w:themeColor="text1"/>
        </w:rPr>
        <w:t xml:space="preserve">, </w:t>
      </w:r>
      <w:ins w:id="51" w:author="Khulan Jambalsuren" w:date="2024-11-24T19:06:00Z" w16du:dateUtc="2024-11-25T03:06:00Z">
        <w:r w:rsidR="001B4819">
          <w:rPr>
            <w:rFonts w:cs="Arial"/>
            <w:color w:val="000000" w:themeColor="text1"/>
          </w:rPr>
          <w:t>Drought code (</w:t>
        </w:r>
      </w:ins>
      <w:r w:rsidRPr="005D7802">
        <w:rPr>
          <w:rFonts w:cs="Arial"/>
          <w:color w:val="000000" w:themeColor="text1"/>
        </w:rPr>
        <w:t>DC</w:t>
      </w:r>
      <w:ins w:id="52" w:author="Khulan Jambalsuren" w:date="2024-11-24T19:06:00Z" w16du:dateUtc="2024-11-25T03:06:00Z">
        <w:r w:rsidR="001B4819">
          <w:rPr>
            <w:rFonts w:cs="Arial"/>
            <w:color w:val="000000" w:themeColor="text1"/>
          </w:rPr>
          <w:t>)</w:t>
        </w:r>
      </w:ins>
      <w:r w:rsidRPr="005D7802">
        <w:rPr>
          <w:rFonts w:cs="Arial"/>
          <w:color w:val="000000" w:themeColor="text1"/>
        </w:rPr>
        <w:t xml:space="preserve"> vs </w:t>
      </w:r>
      <w:ins w:id="53" w:author="Khulan Jambalsuren" w:date="2024-11-24T19:07:00Z" w16du:dateUtc="2024-11-25T03:07:00Z">
        <w:r w:rsidR="001B4819">
          <w:rPr>
            <w:rFonts w:cs="Arial"/>
            <w:color w:val="000000" w:themeColor="text1"/>
          </w:rPr>
          <w:t xml:space="preserve">Duff </w:t>
        </w:r>
      </w:ins>
      <w:ins w:id="54" w:author="Bernard Bernabeo" w:date="2024-11-24T21:24:00Z" w16du:dateUtc="2024-11-25T05:24:00Z">
        <w:r w:rsidR="00EF6231">
          <w:rPr>
            <w:rFonts w:cs="Arial"/>
            <w:color w:val="000000" w:themeColor="text1"/>
          </w:rPr>
          <w:t>M</w:t>
        </w:r>
      </w:ins>
      <w:ins w:id="55" w:author="Khulan Jambalsuren" w:date="2024-11-24T19:07:00Z" w16du:dateUtc="2024-11-25T03:07:00Z">
        <w:del w:id="56" w:author="Bernard Bernabeo" w:date="2024-11-24T21:24:00Z" w16du:dateUtc="2024-11-25T05:24:00Z">
          <w:r w:rsidR="001B4819" w:rsidDel="00EF6231">
            <w:rPr>
              <w:rFonts w:cs="Arial"/>
              <w:color w:val="000000" w:themeColor="text1"/>
            </w:rPr>
            <w:delText>m</w:delText>
          </w:r>
        </w:del>
        <w:r w:rsidR="001B4819">
          <w:rPr>
            <w:rFonts w:cs="Arial"/>
            <w:color w:val="000000" w:themeColor="text1"/>
          </w:rPr>
          <w:t xml:space="preserve">oisture </w:t>
        </w:r>
      </w:ins>
      <w:ins w:id="57" w:author="Bernard Bernabeo" w:date="2024-11-24T21:24:00Z" w16du:dateUtc="2024-11-25T05:24:00Z">
        <w:r w:rsidR="00EF6231">
          <w:rPr>
            <w:rFonts w:cs="Arial"/>
            <w:color w:val="000000" w:themeColor="text1"/>
          </w:rPr>
          <w:t>C</w:t>
        </w:r>
      </w:ins>
      <w:ins w:id="58" w:author="Khulan Jambalsuren" w:date="2024-11-24T19:07:00Z" w16du:dateUtc="2024-11-25T03:07:00Z">
        <w:del w:id="59" w:author="Bernard Bernabeo" w:date="2024-11-24T21:24:00Z" w16du:dateUtc="2024-11-25T05:24:00Z">
          <w:r w:rsidR="001B4819" w:rsidDel="00EF6231">
            <w:rPr>
              <w:rFonts w:cs="Arial"/>
              <w:color w:val="000000" w:themeColor="text1"/>
            </w:rPr>
            <w:delText>c</w:delText>
          </w:r>
        </w:del>
        <w:r w:rsidR="001B4819">
          <w:rPr>
            <w:rFonts w:cs="Arial"/>
            <w:color w:val="000000" w:themeColor="text1"/>
          </w:rPr>
          <w:t xml:space="preserve">ode </w:t>
        </w:r>
      </w:ins>
      <w:ins w:id="60" w:author="Khulan Jambalsuren" w:date="2024-11-24T19:06:00Z" w16du:dateUtc="2024-11-25T03:06:00Z">
        <w:r w:rsidR="001B4819">
          <w:rPr>
            <w:rFonts w:cs="Arial"/>
            <w:color w:val="000000" w:themeColor="text1"/>
          </w:rPr>
          <w:t>(</w:t>
        </w:r>
      </w:ins>
      <w:r w:rsidRPr="005D7802">
        <w:rPr>
          <w:rFonts w:cs="Arial"/>
          <w:color w:val="000000" w:themeColor="text1"/>
        </w:rPr>
        <w:t>DMC</w:t>
      </w:r>
      <w:ins w:id="61" w:author="Khulan Jambalsuren" w:date="2024-11-24T19:06:00Z" w16du:dateUtc="2024-11-25T03:06:00Z">
        <w:r w:rsidR="001B4819">
          <w:rPr>
            <w:rFonts w:cs="Arial"/>
            <w:color w:val="000000" w:themeColor="text1"/>
          </w:rPr>
          <w:t>)</w:t>
        </w:r>
      </w:ins>
      <w:r w:rsidRPr="005D7802">
        <w:rPr>
          <w:rFonts w:cs="Arial"/>
          <w:color w:val="000000" w:themeColor="text1"/>
        </w:rPr>
        <w:t xml:space="preserve">, FWI vs </w:t>
      </w:r>
      <w:del w:id="62" w:author="Microsoft Word" w:date="2024-11-24T21:19:00Z" w16du:dateUtc="2024-11-25T05:19:00Z">
        <w:r w:rsidRPr="005D7802">
          <w:rPr>
            <w:rFonts w:cs="Arial"/>
            <w:color w:val="000000" w:themeColor="text1"/>
          </w:rPr>
          <w:delText xml:space="preserve">temperature, humidity, </w:delText>
        </w:r>
      </w:del>
      <w:ins w:id="63" w:author="Microsoft Word" w:date="2024-11-24T21:19:00Z" w16du:dateUtc="2024-11-25T05:19:00Z">
        <w:r w:rsidR="000B3A18">
          <w:rPr>
            <w:rFonts w:cs="Arial"/>
            <w:color w:val="000000" w:themeColor="text1"/>
          </w:rPr>
          <w:t>T</w:t>
        </w:r>
        <w:del w:id="64" w:author="Bernard Bernabeo" w:date="2024-11-24T21:23:00Z" w16du:dateUtc="2024-11-25T05:23:00Z">
          <w:r w:rsidRPr="005D7802" w:rsidDel="00EF6231">
            <w:rPr>
              <w:rFonts w:cs="Arial"/>
              <w:color w:val="000000" w:themeColor="text1"/>
            </w:rPr>
            <w:delText>t</w:delText>
          </w:r>
        </w:del>
        <w:r w:rsidRPr="005D7802">
          <w:rPr>
            <w:rFonts w:cs="Arial"/>
            <w:color w:val="000000" w:themeColor="text1"/>
          </w:rPr>
          <w:t xml:space="preserve">emperature, </w:t>
        </w:r>
        <w:r w:rsidR="000B3A18">
          <w:rPr>
            <w:rFonts w:cs="Arial"/>
            <w:color w:val="000000" w:themeColor="text1"/>
          </w:rPr>
          <w:t>Relative H</w:t>
        </w:r>
        <w:del w:id="65" w:author="Bernard Bernabeo" w:date="2024-11-24T21:23:00Z" w16du:dateUtc="2024-11-25T05:23:00Z">
          <w:r w:rsidRPr="005D7802" w:rsidDel="00EF6231">
            <w:rPr>
              <w:rFonts w:cs="Arial"/>
              <w:color w:val="000000" w:themeColor="text1"/>
            </w:rPr>
            <w:delText>h</w:delText>
          </w:r>
        </w:del>
        <w:r w:rsidRPr="005D7802">
          <w:rPr>
            <w:rFonts w:cs="Arial"/>
            <w:color w:val="000000" w:themeColor="text1"/>
          </w:rPr>
          <w:t xml:space="preserve">umidity, </w:t>
        </w:r>
        <w:r w:rsidR="000B3A18">
          <w:rPr>
            <w:rFonts w:cs="Arial"/>
            <w:color w:val="000000" w:themeColor="text1"/>
          </w:rPr>
          <w:t>P</w:t>
        </w:r>
      </w:ins>
      <w:del w:id="66" w:author="Microsoft Word" w:date="2024-11-24T21:19:00Z" w16du:dateUtc="2024-11-25T05:19:00Z">
        <w:r w:rsidRPr="005D7802" w:rsidDel="000B3A18">
          <w:rPr>
            <w:rFonts w:cs="Arial"/>
            <w:color w:val="000000" w:themeColor="text1"/>
          </w:rPr>
          <w:delText>p</w:delText>
        </w:r>
      </w:del>
      <w:r w:rsidRPr="005D7802">
        <w:rPr>
          <w:rFonts w:cs="Arial"/>
          <w:color w:val="000000" w:themeColor="text1"/>
        </w:rPr>
        <w:t xml:space="preserve">recipitation, and ISI vs </w:t>
      </w:r>
      <w:del w:id="67" w:author="Microsoft Word" w:date="2024-11-24T21:19:00Z" w16du:dateUtc="2024-11-25T05:19:00Z">
        <w:r w:rsidRPr="005D7802">
          <w:rPr>
            <w:rFonts w:cs="Arial"/>
            <w:color w:val="000000" w:themeColor="text1"/>
          </w:rPr>
          <w:delText xml:space="preserve">wind </w:delText>
        </w:r>
      </w:del>
      <w:ins w:id="68" w:author="Microsoft Word" w:date="2024-11-24T21:19:00Z" w16du:dateUtc="2024-11-25T05:19:00Z">
        <w:r w:rsidR="000B3A18">
          <w:rPr>
            <w:rFonts w:cs="Arial"/>
            <w:color w:val="000000" w:themeColor="text1"/>
          </w:rPr>
          <w:t>W</w:t>
        </w:r>
        <w:del w:id="69" w:author="Bernard Bernabeo" w:date="2024-11-24T21:23:00Z" w16du:dateUtc="2024-11-25T05:23:00Z">
          <w:r w:rsidRPr="005D7802" w:rsidDel="00EF6231">
            <w:rPr>
              <w:rFonts w:cs="Arial"/>
              <w:color w:val="000000" w:themeColor="text1"/>
            </w:rPr>
            <w:delText>w</w:delText>
          </w:r>
        </w:del>
        <w:r w:rsidRPr="005D7802">
          <w:rPr>
            <w:rFonts w:cs="Arial"/>
            <w:color w:val="000000" w:themeColor="text1"/>
          </w:rPr>
          <w:t xml:space="preserve">ind </w:t>
        </w:r>
        <w:r w:rsidR="000B3A18">
          <w:rPr>
            <w:rFonts w:cs="Arial"/>
            <w:color w:val="000000" w:themeColor="text1"/>
          </w:rPr>
          <w:t>S</w:t>
        </w:r>
      </w:ins>
      <w:del w:id="70" w:author="Microsoft Word" w:date="2024-11-24T21:19:00Z" w16du:dateUtc="2024-11-25T05:19:00Z">
        <w:r w:rsidRPr="005D7802" w:rsidDel="000B3A18">
          <w:rPr>
            <w:rFonts w:cs="Arial"/>
            <w:color w:val="000000" w:themeColor="text1"/>
          </w:rPr>
          <w:delText>s</w:delText>
        </w:r>
      </w:del>
      <w:r w:rsidRPr="005D7802">
        <w:rPr>
          <w:rFonts w:cs="Arial"/>
          <w:color w:val="000000" w:themeColor="text1"/>
        </w:rPr>
        <w:t xml:space="preserve">peed, FFMC, </w:t>
      </w:r>
      <w:ins w:id="71" w:author="Bernard Bernabeo" w:date="2024-11-24T21:24:00Z" w16du:dateUtc="2024-11-25T05:24:00Z">
        <w:r w:rsidR="00EF6231">
          <w:rPr>
            <w:rFonts w:cs="Arial"/>
            <w:color w:val="000000" w:themeColor="text1"/>
          </w:rPr>
          <w:t>R</w:t>
        </w:r>
      </w:ins>
      <w:ins w:id="72" w:author="Bernard Bernabeo" w:date="2024-11-24T21:25:00Z" w16du:dateUtc="2024-11-25T05:25:00Z">
        <w:r w:rsidR="00EF6231">
          <w:rPr>
            <w:rFonts w:cs="Arial"/>
            <w:color w:val="000000" w:themeColor="text1"/>
          </w:rPr>
          <w:t xml:space="preserve">elative </w:t>
        </w:r>
      </w:ins>
      <w:ins w:id="73" w:author="Bernard Bernabeo" w:date="2024-11-24T21:24:00Z" w16du:dateUtc="2024-11-25T05:24:00Z">
        <w:r w:rsidR="00EF6231">
          <w:rPr>
            <w:rFonts w:cs="Arial"/>
            <w:color w:val="000000" w:themeColor="text1"/>
          </w:rPr>
          <w:t>H</w:t>
        </w:r>
      </w:ins>
      <w:del w:id="74" w:author="Bernard Bernabeo" w:date="2024-11-24T21:24:00Z" w16du:dateUtc="2024-11-25T05:24:00Z">
        <w:r w:rsidRPr="005D7802" w:rsidDel="00EF6231">
          <w:rPr>
            <w:rFonts w:cs="Arial"/>
            <w:color w:val="000000" w:themeColor="text1"/>
          </w:rPr>
          <w:delText>h</w:delText>
        </w:r>
      </w:del>
      <w:r w:rsidRPr="005D7802">
        <w:rPr>
          <w:rFonts w:cs="Arial"/>
          <w:color w:val="000000" w:themeColor="text1"/>
        </w:rPr>
        <w:t xml:space="preserve">umidity, and </w:t>
      </w:r>
      <w:ins w:id="75" w:author="Bernard Bernabeo" w:date="2024-11-24T21:24:00Z" w16du:dateUtc="2024-11-25T05:24:00Z">
        <w:r w:rsidR="00EF6231">
          <w:rPr>
            <w:rFonts w:cs="Arial"/>
            <w:color w:val="000000" w:themeColor="text1"/>
          </w:rPr>
          <w:t>P</w:t>
        </w:r>
      </w:ins>
      <w:del w:id="76" w:author="Bernard Bernabeo" w:date="2024-11-24T21:24:00Z" w16du:dateUtc="2024-11-25T05:24:00Z">
        <w:r w:rsidRPr="005D7802" w:rsidDel="00EF6231">
          <w:rPr>
            <w:rFonts w:cs="Arial"/>
            <w:color w:val="000000" w:themeColor="text1"/>
          </w:rPr>
          <w:delText>p</w:delText>
        </w:r>
      </w:del>
      <w:r w:rsidRPr="005D7802">
        <w:rPr>
          <w:rFonts w:cs="Arial"/>
          <w:color w:val="000000" w:themeColor="text1"/>
        </w:rPr>
        <w:t>recipitation.</w:t>
      </w:r>
    </w:p>
    <w:p w14:paraId="648BD5B3" w14:textId="6DE3A732" w:rsidR="00A103DC" w:rsidRPr="005D7802" w:rsidRDefault="003553D1" w:rsidP="00A103DC">
      <w:pPr>
        <w:jc w:val="both"/>
        <w:rPr>
          <w:rFonts w:cs="Arial"/>
          <w:b/>
          <w:bCs/>
          <w:color w:val="000000" w:themeColor="text1"/>
        </w:rPr>
      </w:pPr>
      <w:r w:rsidRPr="005D7802">
        <w:rPr>
          <w:rFonts w:cs="Arial"/>
          <w:b/>
          <w:bCs/>
          <w:color w:val="000000" w:themeColor="text1"/>
        </w:rPr>
        <w:t>Conclusions</w:t>
      </w:r>
    </w:p>
    <w:p w14:paraId="049BF979" w14:textId="485BCABA" w:rsidR="002F1657" w:rsidRPr="002F1657" w:rsidRDefault="002F1657">
      <w:pPr>
        <w:pStyle w:val="ListParagraph"/>
        <w:numPr>
          <w:ilvl w:val="0"/>
          <w:numId w:val="8"/>
        </w:numPr>
        <w:spacing w:line="360" w:lineRule="auto"/>
        <w:jc w:val="both"/>
        <w:rPr>
          <w:ins w:id="77" w:author="Bernard Bernabeo" w:date="2024-11-24T18:53:00Z" w16du:dateUtc="2024-11-25T02:53:00Z"/>
        </w:rPr>
        <w:pPrChange w:id="78" w:author="Bernard Bernabeo" w:date="2024-11-24T18:54:00Z" w16du:dateUtc="2024-11-25T02:54:00Z">
          <w:pPr/>
        </w:pPrChange>
      </w:pPr>
      <w:ins w:id="79" w:author="Bernard Bernabeo" w:date="2024-11-24T18:53:00Z" w16du:dateUtc="2024-11-25T02:53:00Z">
        <w:r w:rsidRPr="002F1657">
          <w:t xml:space="preserve">Overall BUI, ISI and FWI indicate seasonal </w:t>
        </w:r>
      </w:ins>
      <w:ins w:id="80" w:author="Bernard Bernabeo" w:date="2024-11-24T18:57:00Z" w16du:dateUtc="2024-11-25T02:57:00Z">
        <w:r w:rsidR="00057F0E" w:rsidRPr="002F1657">
          <w:t>patterns</w:t>
        </w:r>
      </w:ins>
      <w:ins w:id="81" w:author="Bernard Bernabeo" w:date="2024-11-24T18:53:00Z" w16du:dateUtc="2024-11-25T02:53:00Z">
        <w:r w:rsidRPr="002F1657">
          <w:t xml:space="preserve">. Higher risk of large fires occurred during their peaks in late summer/ early fall and reduced risk during winter/ early spring. </w:t>
        </w:r>
      </w:ins>
    </w:p>
    <w:p w14:paraId="6EBE5B70" w14:textId="77777777" w:rsidR="002F1657" w:rsidRPr="002F1657" w:rsidRDefault="002F1657">
      <w:pPr>
        <w:pStyle w:val="ListParagraph"/>
        <w:numPr>
          <w:ilvl w:val="0"/>
          <w:numId w:val="8"/>
        </w:numPr>
        <w:spacing w:line="360" w:lineRule="auto"/>
        <w:jc w:val="both"/>
        <w:rPr>
          <w:ins w:id="82" w:author="Bernard Bernabeo" w:date="2024-11-24T18:53:00Z" w16du:dateUtc="2024-11-25T02:53:00Z"/>
        </w:rPr>
        <w:pPrChange w:id="83" w:author="Bernard Bernabeo" w:date="2024-11-24T18:54:00Z" w16du:dateUtc="2024-11-25T02:54:00Z">
          <w:pPr/>
        </w:pPrChange>
      </w:pPr>
      <w:ins w:id="84" w:author="Bernard Bernabeo" w:date="2024-11-24T18:53:00Z" w16du:dateUtc="2024-11-25T02:53:00Z">
        <w:r w:rsidRPr="002F1657">
          <w:t xml:space="preserve">BUI is influenced by FFMC, DMC and DC. Calculating their correlation with BUI showed that DMC has strong positive linear correlation (R = 0.99), DC has moderate linear positive correlation (R = 0.72) and FFMC has moderate positive exponential correlation (R = 0.66), This suggests that monitoring DMC is the key in predicting large fires. </w:t>
        </w:r>
      </w:ins>
    </w:p>
    <w:p w14:paraId="17C6D8A4" w14:textId="0B13FD39" w:rsidR="002F1657" w:rsidRPr="002F1657" w:rsidRDefault="002F1657">
      <w:pPr>
        <w:pStyle w:val="ListParagraph"/>
        <w:numPr>
          <w:ilvl w:val="0"/>
          <w:numId w:val="8"/>
        </w:numPr>
        <w:spacing w:line="360" w:lineRule="auto"/>
        <w:jc w:val="both"/>
        <w:rPr>
          <w:ins w:id="85" w:author="Bernard Bernabeo" w:date="2024-11-24T18:53:00Z" w16du:dateUtc="2024-11-25T02:53:00Z"/>
        </w:rPr>
        <w:pPrChange w:id="86" w:author="Bernard Bernabeo" w:date="2024-11-24T18:54:00Z" w16du:dateUtc="2024-11-25T02:54:00Z">
          <w:pPr/>
        </w:pPrChange>
      </w:pPr>
      <w:ins w:id="87" w:author="Bernard Bernabeo" w:date="2024-11-24T18:53:00Z" w16du:dateUtc="2024-11-25T02:53:00Z">
        <w:r w:rsidRPr="002F1657">
          <w:lastRenderedPageBreak/>
          <w:t xml:space="preserve">ISI is estimated by combining FFMC and WS values. While </w:t>
        </w:r>
      </w:ins>
      <w:ins w:id="88" w:author="Bernard Bernabeo" w:date="2024-11-24T18:57:00Z" w16du:dateUtc="2024-11-25T02:57:00Z">
        <w:r w:rsidR="00057F0E" w:rsidRPr="002F1657">
          <w:t>the correlation</w:t>
        </w:r>
      </w:ins>
      <w:ins w:id="89" w:author="Bernard Bernabeo" w:date="2024-11-24T18:53:00Z" w16du:dateUtc="2024-11-25T02:53:00Z">
        <w:r w:rsidRPr="002F1657">
          <w:t xml:space="preserve"> of WS with ISI demonstrated variability and weak relationship (R = 0.38), calculating the effective wind speed will give a better insight of its influence with the rate of fire spread. </w:t>
        </w:r>
      </w:ins>
    </w:p>
    <w:p w14:paraId="4271D648" w14:textId="129D13A9" w:rsidR="002F1657" w:rsidRPr="002F1657" w:rsidRDefault="002F1657">
      <w:pPr>
        <w:pStyle w:val="ListParagraph"/>
        <w:numPr>
          <w:ilvl w:val="0"/>
          <w:numId w:val="8"/>
        </w:numPr>
        <w:spacing w:line="360" w:lineRule="auto"/>
        <w:jc w:val="both"/>
        <w:rPr>
          <w:ins w:id="90" w:author="Bernard Bernabeo" w:date="2024-11-24T18:53:00Z" w16du:dateUtc="2024-11-25T02:53:00Z"/>
          <w:rFonts w:cs="Arial"/>
        </w:rPr>
        <w:pPrChange w:id="91" w:author="Bernard Bernabeo" w:date="2024-11-24T18:54:00Z" w16du:dateUtc="2024-11-25T02:54:00Z">
          <w:pPr/>
        </w:pPrChange>
      </w:pPr>
      <w:ins w:id="92" w:author="Bernard Bernabeo" w:date="2024-11-24T18:53:00Z" w16du:dateUtc="2024-11-25T02:53:00Z">
        <w:r w:rsidRPr="002F1657">
          <w:t xml:space="preserve">FWI and Temperature have positive strong correlation (R = 0.89) with linear relationship </w:t>
        </w:r>
      </w:ins>
      <w:ins w:id="93" w:author="Bernard Bernabeo" w:date="2024-11-24T21:31:00Z" w16du:dateUtc="2024-11-25T05:31:00Z">
        <w:r w:rsidR="00327024">
          <w:t>for</w:t>
        </w:r>
      </w:ins>
      <w:ins w:id="94" w:author="Bernard Bernabeo" w:date="2024-11-24T18:53:00Z" w16du:dateUtc="2024-11-25T02:53:00Z">
        <w:r w:rsidRPr="002F1657">
          <w:t xml:space="preserve"> temperature above 5</w:t>
        </w:r>
        <w:r w:rsidRPr="002F1657">
          <w:rPr>
            <w:rFonts w:cs="Arial"/>
          </w:rPr>
          <w:t>°C</w:t>
        </w:r>
      </w:ins>
      <w:ins w:id="95" w:author="Bernard Bernabeo" w:date="2024-11-24T21:31:00Z" w16du:dateUtc="2024-11-25T05:31:00Z">
        <w:r w:rsidR="00327024">
          <w:rPr>
            <w:rFonts w:cs="Arial"/>
          </w:rPr>
          <w:t>.</w:t>
        </w:r>
      </w:ins>
      <w:ins w:id="96" w:author="Bernard Bernabeo" w:date="2024-11-24T18:53:00Z" w16du:dateUtc="2024-11-25T02:53:00Z">
        <w:r w:rsidRPr="002F1657">
          <w:rPr>
            <w:rFonts w:cs="Arial"/>
          </w:rPr>
          <w:t xml:space="preserve"> FWI </w:t>
        </w:r>
      </w:ins>
      <w:ins w:id="97" w:author="Bernard Bernabeo" w:date="2024-11-24T21:31:00Z" w16du:dateUtc="2024-11-25T05:31:00Z">
        <w:r w:rsidR="00327024">
          <w:rPr>
            <w:rFonts w:cs="Arial"/>
          </w:rPr>
          <w:t xml:space="preserve">shows a </w:t>
        </w:r>
      </w:ins>
      <w:ins w:id="98" w:author="Bernard Bernabeo" w:date="2024-11-24T18:53:00Z" w16du:dateUtc="2024-11-25T02:53:00Z">
        <w:r w:rsidRPr="002F1657">
          <w:rPr>
            <w:rFonts w:cs="Arial"/>
          </w:rPr>
          <w:t>strong negative correlation (R = -0.79)</w:t>
        </w:r>
      </w:ins>
      <w:ins w:id="99" w:author="Bernard Bernabeo" w:date="2024-11-24T21:31:00Z" w16du:dateUtc="2024-11-25T05:31:00Z">
        <w:r w:rsidR="00327024">
          <w:rPr>
            <w:rFonts w:cs="Arial"/>
          </w:rPr>
          <w:t xml:space="preserve"> with RH,</w:t>
        </w:r>
      </w:ins>
      <w:ins w:id="100" w:author="Bernard Bernabeo" w:date="2024-11-24T21:32:00Z" w16du:dateUtc="2024-11-25T05:32:00Z">
        <w:r w:rsidR="00327024">
          <w:rPr>
            <w:rFonts w:cs="Arial"/>
          </w:rPr>
          <w:t xml:space="preserve"> </w:t>
        </w:r>
      </w:ins>
      <w:ins w:id="101" w:author="Bernard Bernabeo" w:date="2024-11-24T18:53:00Z" w16du:dateUtc="2024-11-25T02:53:00Z">
        <w:r w:rsidRPr="002F1657">
          <w:rPr>
            <w:rFonts w:cs="Arial"/>
          </w:rPr>
          <w:t>and moderat</w:t>
        </w:r>
      </w:ins>
      <w:ins w:id="102" w:author="Bernard Bernabeo" w:date="2024-11-24T21:32:00Z" w16du:dateUtc="2024-11-25T05:32:00Z">
        <w:r w:rsidR="00327024">
          <w:rPr>
            <w:rFonts w:cs="Arial"/>
          </w:rPr>
          <w:t>e negative</w:t>
        </w:r>
      </w:ins>
      <w:ins w:id="103" w:author="Bernard Bernabeo" w:date="2024-11-24T18:53:00Z" w16du:dateUtc="2024-11-25T02:53:00Z">
        <w:r w:rsidRPr="002F1657">
          <w:rPr>
            <w:rFonts w:cs="Arial"/>
          </w:rPr>
          <w:t xml:space="preserve"> correlation (R = -0.48)</w:t>
        </w:r>
      </w:ins>
      <w:ins w:id="104" w:author="Bernard Bernabeo" w:date="2024-11-24T21:32:00Z" w16du:dateUtc="2024-11-25T05:32:00Z">
        <w:r w:rsidR="00327024">
          <w:rPr>
            <w:rFonts w:cs="Arial"/>
          </w:rPr>
          <w:t xml:space="preserve"> with Precipitation</w:t>
        </w:r>
      </w:ins>
      <w:ins w:id="105" w:author="Bernard Bernabeo" w:date="2024-11-24T18:53:00Z" w16du:dateUtc="2024-11-25T02:53:00Z">
        <w:r w:rsidRPr="002F1657">
          <w:rPr>
            <w:rFonts w:cs="Arial"/>
          </w:rPr>
          <w:t>.</w:t>
        </w:r>
      </w:ins>
    </w:p>
    <w:p w14:paraId="5AF5D832" w14:textId="1E5CE768" w:rsidR="003553D1" w:rsidRPr="00034AA3" w:rsidDel="002F1657" w:rsidRDefault="003553D1" w:rsidP="00D45580">
      <w:pPr>
        <w:pStyle w:val="ListParagraph"/>
        <w:numPr>
          <w:ilvl w:val="0"/>
          <w:numId w:val="6"/>
        </w:numPr>
        <w:jc w:val="both"/>
        <w:rPr>
          <w:del w:id="106" w:author="Bernard Bernabeo" w:date="2024-11-24T18:53:00Z" w16du:dateUtc="2024-11-25T02:53:00Z"/>
          <w:rFonts w:cs="Arial"/>
          <w:color w:val="FF0000"/>
          <w:lang w:val="en-CA"/>
        </w:rPr>
      </w:pPr>
      <w:del w:id="107" w:author="Bernard Bernabeo" w:date="2024-11-24T18:53:00Z" w16du:dateUtc="2024-11-25T02:53:00Z">
        <w:r w:rsidRPr="00034AA3" w:rsidDel="002F1657">
          <w:rPr>
            <w:rFonts w:cs="Arial"/>
            <w:color w:val="FF0000"/>
            <w:lang w:val="en-CA"/>
          </w:rPr>
          <w:delText>Overall, BUI</w:delText>
        </w:r>
        <w:r w:rsidR="00C75355" w:rsidDel="002F1657">
          <w:rPr>
            <w:rFonts w:cs="Arial"/>
            <w:color w:val="FF0000"/>
            <w:lang w:val="en-CA"/>
          </w:rPr>
          <w:delText xml:space="preserve"> and ISI</w:delText>
        </w:r>
        <w:r w:rsidRPr="00034AA3" w:rsidDel="002F1657">
          <w:rPr>
            <w:rFonts w:cs="Arial"/>
            <w:color w:val="FF0000"/>
            <w:lang w:val="en-CA"/>
          </w:rPr>
          <w:delText xml:space="preserve"> indicate seasonal pattern</w:delText>
        </w:r>
        <w:r w:rsidR="00C75355" w:rsidDel="002F1657">
          <w:rPr>
            <w:rFonts w:cs="Arial"/>
            <w:color w:val="FF0000"/>
            <w:lang w:val="en-CA"/>
          </w:rPr>
          <w:delText>s</w:delText>
        </w:r>
        <w:r w:rsidRPr="00034AA3" w:rsidDel="002F1657">
          <w:rPr>
            <w:rFonts w:cs="Arial"/>
            <w:color w:val="FF0000"/>
            <w:lang w:val="en-CA"/>
          </w:rPr>
          <w:delText xml:space="preserve"> with peaks in late summer/early fall and lows in late winter/early spring, suggesting a higher risk of large fires in late summer and early fall.</w:delText>
        </w:r>
      </w:del>
    </w:p>
    <w:p w14:paraId="53CB11FF" w14:textId="6F61A61E" w:rsidR="003553D1" w:rsidDel="002F1657" w:rsidRDefault="003553D1" w:rsidP="00D45580">
      <w:pPr>
        <w:pStyle w:val="ListParagraph"/>
        <w:numPr>
          <w:ilvl w:val="0"/>
          <w:numId w:val="6"/>
        </w:numPr>
        <w:jc w:val="both"/>
        <w:rPr>
          <w:del w:id="108" w:author="Bernard Bernabeo" w:date="2024-11-24T18:53:00Z" w16du:dateUtc="2024-11-25T02:53:00Z"/>
          <w:rFonts w:cs="Arial"/>
          <w:color w:val="FF0000"/>
        </w:rPr>
      </w:pPr>
      <w:del w:id="109" w:author="Bernard Bernabeo" w:date="2024-11-24T18:53:00Z" w16du:dateUtc="2024-11-25T02:53:00Z">
        <w:r w:rsidRPr="00034AA3" w:rsidDel="002F1657">
          <w:rPr>
            <w:rFonts w:cs="Arial"/>
            <w:color w:val="FF0000"/>
          </w:rPr>
          <w:delText>BUI and FFMC have a moderate positive exponential correlation (R = 0.66), while BUI and DMC show a strong positive linear correlation (R = 0.99), and BUI and DC show a moderate linear positive correlation (R = 0.72). Monitoring DMC could be key in predicting large fires.</w:delText>
        </w:r>
      </w:del>
    </w:p>
    <w:p w14:paraId="16F41A84" w14:textId="6D2BFF73" w:rsidR="00C75355" w:rsidRPr="00034AA3" w:rsidDel="002F1657" w:rsidRDefault="00C75355" w:rsidP="00D45580">
      <w:pPr>
        <w:pStyle w:val="ListParagraph"/>
        <w:numPr>
          <w:ilvl w:val="0"/>
          <w:numId w:val="6"/>
        </w:numPr>
        <w:jc w:val="both"/>
        <w:rPr>
          <w:del w:id="110" w:author="Bernard Bernabeo" w:date="2024-11-24T18:53:00Z" w16du:dateUtc="2024-11-25T02:53:00Z"/>
          <w:rFonts w:cs="Arial"/>
          <w:color w:val="FF0000"/>
        </w:rPr>
      </w:pPr>
      <w:del w:id="111" w:author="Bernard Bernabeo" w:date="2024-11-24T18:53:00Z" w16du:dateUtc="2024-11-25T02:53:00Z">
        <w:r w:rsidDel="002F1657">
          <w:rPr>
            <w:rFonts w:cs="Arial"/>
            <w:color w:val="FF0000"/>
          </w:rPr>
          <w:delText xml:space="preserve">ISI is mainly influenced by high FMMC (R=0.78) and amplified by high WS value. </w:delText>
        </w:r>
      </w:del>
    </w:p>
    <w:p w14:paraId="27652290" w14:textId="64DAFF12" w:rsidR="00D45580" w:rsidRPr="00034AA3" w:rsidDel="002F1657" w:rsidRDefault="00D45580" w:rsidP="00D45580">
      <w:pPr>
        <w:pStyle w:val="paragraph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del w:id="112" w:author="Bernard Bernabeo" w:date="2024-11-24T18:53:00Z" w16du:dateUtc="2024-11-25T02:53:00Z"/>
          <w:rFonts w:ascii="Calibri" w:eastAsiaTheme="minorHAnsi" w:hAnsi="Calibri" w:cs="Arial"/>
          <w:color w:val="FF0000"/>
          <w:kern w:val="2"/>
          <w14:ligatures w14:val="standardContextual"/>
        </w:rPr>
      </w:pPr>
      <w:del w:id="113" w:author="Bernard Bernabeo" w:date="2024-11-24T18:53:00Z" w16du:dateUtc="2024-11-25T02:53:00Z">
        <w:r w:rsidRPr="00034AA3" w:rsidDel="002F1657">
          <w:rPr>
            <w:rFonts w:ascii="Calibri" w:eastAsiaTheme="minorHAnsi" w:hAnsi="Calibri" w:cs="Arial"/>
            <w:color w:val="FF0000"/>
            <w:kern w:val="2"/>
            <w14:ligatures w14:val="standardContextual"/>
          </w:rPr>
          <w:delText>Both FWI and temperature show a yearly seasonal cycle, with the peak values during the summer from June to September and trough values during the winter. They show a positive strong relationship (R = 0.89). It also indicates a linear relation when the temperature is above 5 °C. </w:delText>
        </w:r>
      </w:del>
    </w:p>
    <w:p w14:paraId="6DEBB5B7" w14:textId="6078EE7B" w:rsidR="00D45580" w:rsidRPr="00034AA3" w:rsidDel="002F1657" w:rsidRDefault="00D45580" w:rsidP="00D45580">
      <w:pPr>
        <w:pStyle w:val="paragraph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del w:id="114" w:author="Bernard Bernabeo" w:date="2024-11-24T18:53:00Z" w16du:dateUtc="2024-11-25T02:53:00Z"/>
          <w:rFonts w:ascii="Calibri" w:eastAsiaTheme="minorHAnsi" w:hAnsi="Calibri" w:cs="Arial"/>
          <w:color w:val="FF0000"/>
          <w:kern w:val="2"/>
          <w14:ligatures w14:val="standardContextual"/>
        </w:rPr>
      </w:pPr>
      <w:del w:id="115" w:author="Bernard Bernabeo" w:date="2024-11-24T18:53:00Z" w16du:dateUtc="2024-11-25T02:53:00Z">
        <w:r w:rsidRPr="00034AA3" w:rsidDel="002F1657">
          <w:rPr>
            <w:rFonts w:ascii="Calibri" w:eastAsiaTheme="minorHAnsi" w:hAnsi="Calibri" w:cs="Arial"/>
            <w:color w:val="FF0000"/>
            <w:kern w:val="2"/>
            <w14:ligatures w14:val="standardContextual"/>
          </w:rPr>
          <w:delText>Both relative humidity and precipitation demonstrate yearly seasonal cycles, having summer peaks and winter troughs. There is a negative and strong relationship (R = -0.79) between FWI and relative humidity. On the other hand, the relationship between FWI and precipitation is also negative but moderate (R = -0.48). </w:delText>
        </w:r>
      </w:del>
    </w:p>
    <w:p w14:paraId="68D0E5A6" w14:textId="29A6805B" w:rsidR="0041210A" w:rsidRDefault="0075456E" w:rsidP="009423BB">
      <w:pPr>
        <w:rPr>
          <w:rFonts w:cs="Arial"/>
          <w:b/>
          <w:bCs/>
        </w:rPr>
      </w:pPr>
      <w:del w:id="116" w:author="Bernard Bernabeo" w:date="2024-11-24T21:20:00Z" w16du:dateUtc="2024-11-25T05:20:00Z">
        <w:r w:rsidDel="00B03F8C">
          <w:rPr>
            <w:rFonts w:cs="Arial"/>
            <w:b/>
            <w:bCs/>
          </w:rPr>
          <w:br w:type="page"/>
        </w:r>
      </w:del>
    </w:p>
    <w:p w14:paraId="086CE92D" w14:textId="36254D24" w:rsidR="00910D91" w:rsidRDefault="00910D91" w:rsidP="00FB2647">
      <w:pPr>
        <w:pStyle w:val="Heading2"/>
        <w:rPr>
          <w:ins w:id="117" w:author="Khulan Jambalsuren" w:date="2024-11-24T17:57:00Z" w16du:dateUtc="2024-11-25T01:57:00Z"/>
        </w:rPr>
      </w:pPr>
      <w:ins w:id="118" w:author="Khulan Jambalsuren" w:date="2024-11-24T17:57:00Z" w16du:dateUtc="2024-11-25T01:57:00Z">
        <w:r>
          <w:lastRenderedPageBreak/>
          <w:t xml:space="preserve">Appendix – Dataset description </w:t>
        </w:r>
      </w:ins>
    </w:p>
    <w:p w14:paraId="7A644612" w14:textId="4A6E00CE" w:rsidR="00062EF3" w:rsidRDefault="00062EF3" w:rsidP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40" w:lineRule="auto"/>
        <w:contextualSpacing w:val="0"/>
        <w:rPr>
          <w:ins w:id="119" w:author="Khulan Jambalsuren" w:date="2024-11-24T18:07:00Z" w16du:dateUtc="2024-11-25T02:07:00Z"/>
        </w:rPr>
      </w:pPr>
      <w:ins w:id="120" w:author="Khulan Jambalsuren" w:date="2024-11-24T18:07:00Z" w16du:dateUtc="2024-11-25T02:07:00Z">
        <w:r>
          <w:t>year</w:t>
        </w:r>
      </w:ins>
      <w:ins w:id="121" w:author="Khulan Jambalsuren" w:date="2024-11-24T18:13:00Z" w16du:dateUtc="2024-11-25T02:13:00Z">
        <w:r w:rsidR="009C522E">
          <w:t xml:space="preserve"> </w:t>
        </w:r>
      </w:ins>
      <w:ins w:id="122" w:author="Khulan Jambalsuren" w:date="2024-11-24T18:14:00Z" w16du:dateUtc="2024-11-25T02:14:00Z">
        <w:r w:rsidR="009C522E">
          <w:t>–</w:t>
        </w:r>
      </w:ins>
      <w:ins w:id="123" w:author="Khulan Jambalsuren" w:date="2024-11-24T18:13:00Z" w16du:dateUtc="2024-11-25T02:13:00Z">
        <w:r w:rsidR="009C522E">
          <w:t xml:space="preserve"> year</w:t>
        </w:r>
      </w:ins>
      <w:ins w:id="124" w:author="Khulan Jambalsuren" w:date="2024-11-24T18:14:00Z" w16du:dateUtc="2024-11-25T02:14:00Z">
        <w:r w:rsidR="009C522E">
          <w:t xml:space="preserve"> </w:t>
        </w:r>
        <w:r w:rsidR="009C522E">
          <w:rPr>
            <w:sz w:val="22"/>
          </w:rPr>
          <w:t>of</w:t>
        </w:r>
        <w:r w:rsidR="009C522E">
          <w:rPr>
            <w:rFonts w:ascii="Times New Roman" w:hAnsi="Times New Roman"/>
            <w:spacing w:val="-8"/>
            <w:sz w:val="22"/>
          </w:rPr>
          <w:t xml:space="preserve"> </w:t>
        </w:r>
        <w:r w:rsidR="009C522E">
          <w:rPr>
            <w:spacing w:val="-2"/>
            <w:sz w:val="22"/>
          </w:rPr>
          <w:t>detection</w:t>
        </w:r>
      </w:ins>
    </w:p>
    <w:p w14:paraId="2006D93E" w14:textId="14EFF2F5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25" w:author="Khulan Jambalsuren" w:date="2024-11-24T18:07:00Z" w16du:dateUtc="2024-11-25T02:07:00Z"/>
        </w:rPr>
        <w:pPrChange w:id="126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27" w:author="Khulan Jambalsuren" w:date="2024-11-24T18:07:00Z" w16du:dateUtc="2024-11-25T02:07:00Z">
        <w:r>
          <w:t xml:space="preserve">month </w:t>
        </w:r>
      </w:ins>
      <w:ins w:id="128" w:author="Khulan Jambalsuren" w:date="2024-11-24T18:13:00Z" w16du:dateUtc="2024-11-25T02:13:00Z">
        <w:r w:rsidR="009C522E">
          <w:t xml:space="preserve">– month </w:t>
        </w:r>
      </w:ins>
      <w:ins w:id="129" w:author="Khulan Jambalsuren" w:date="2024-11-24T18:14:00Z" w16du:dateUtc="2024-11-25T02:14:00Z">
        <w:r w:rsidR="009C522E">
          <w:rPr>
            <w:sz w:val="22"/>
          </w:rPr>
          <w:t>of</w:t>
        </w:r>
        <w:r w:rsidR="009C522E">
          <w:rPr>
            <w:rFonts w:ascii="Times New Roman" w:hAnsi="Times New Roman"/>
            <w:spacing w:val="-8"/>
            <w:sz w:val="22"/>
          </w:rPr>
          <w:t xml:space="preserve"> </w:t>
        </w:r>
        <w:r w:rsidR="009C522E">
          <w:rPr>
            <w:spacing w:val="-2"/>
            <w:sz w:val="22"/>
          </w:rPr>
          <w:t>detection</w:t>
        </w:r>
      </w:ins>
    </w:p>
    <w:p w14:paraId="52B895C0" w14:textId="2DF01C59" w:rsidR="00062EF3" w:rsidRP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30" w:author="Khulan Jambalsuren" w:date="2024-11-24T18:07:00Z" w16du:dateUtc="2024-11-25T02:07:00Z"/>
          <w:rPrChange w:id="131" w:author="Khulan Jambalsuren" w:date="2024-11-24T18:07:00Z" w16du:dateUtc="2024-11-25T02:07:00Z">
            <w:rPr>
              <w:ins w:id="132" w:author="Khulan Jambalsuren" w:date="2024-11-24T18:07:00Z" w16du:dateUtc="2024-11-25T02:07:00Z"/>
              <w:sz w:val="22"/>
            </w:rPr>
          </w:rPrChange>
        </w:rPr>
        <w:pPrChange w:id="133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34" w:author="Khulan Jambalsuren" w:date="2024-11-24T18:07:00Z" w16du:dateUtc="2024-11-25T02:07:00Z">
        <w:r>
          <w:t>year</w:t>
        </w:r>
      </w:ins>
      <w:ins w:id="135" w:author="Khulan Jambalsuren" w:date="2024-11-24T18:14:00Z" w16du:dateUtc="2024-11-25T02:14:00Z">
        <w:r w:rsidR="009C522E">
          <w:t>-</w:t>
        </w:r>
      </w:ins>
      <w:ins w:id="136" w:author="Khulan Jambalsuren" w:date="2024-11-24T18:07:00Z" w16du:dateUtc="2024-11-25T02:07:00Z">
        <w:r>
          <w:t xml:space="preserve">month </w:t>
        </w:r>
      </w:ins>
      <w:ins w:id="137" w:author="Khulan Jambalsuren" w:date="2024-11-24T18:14:00Z" w16du:dateUtc="2024-11-25T02:14:00Z">
        <w:r w:rsidR="009C522E">
          <w:t>–</w:t>
        </w:r>
      </w:ins>
      <w:ins w:id="138" w:author="Khulan Jambalsuren" w:date="2024-11-24T18:07:00Z" w16du:dateUtc="2024-11-25T02:07:00Z">
        <w:r>
          <w:t xml:space="preserve"> </w:t>
        </w:r>
      </w:ins>
      <w:ins w:id="139" w:author="Khulan Jambalsuren" w:date="2024-11-24T18:14:00Z" w16du:dateUtc="2024-11-25T02:14:00Z">
        <w:r w:rsidR="009C522E">
          <w:t xml:space="preserve">year month </w:t>
        </w:r>
        <w:r w:rsidR="009C522E">
          <w:rPr>
            <w:sz w:val="22"/>
          </w:rPr>
          <w:t>of</w:t>
        </w:r>
        <w:r w:rsidR="009C522E">
          <w:rPr>
            <w:rFonts w:ascii="Times New Roman" w:hAnsi="Times New Roman"/>
            <w:spacing w:val="-8"/>
            <w:sz w:val="22"/>
          </w:rPr>
          <w:t xml:space="preserve"> </w:t>
        </w:r>
        <w:r w:rsidR="009C522E">
          <w:rPr>
            <w:spacing w:val="-2"/>
            <w:sz w:val="22"/>
          </w:rPr>
          <w:t>detection</w:t>
        </w:r>
      </w:ins>
    </w:p>
    <w:p w14:paraId="467732CC" w14:textId="594387BD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40" w:author="Khulan Jambalsuren" w:date="2024-11-24T18:06:00Z" w16du:dateUtc="2024-11-25T02:06:00Z"/>
        </w:rPr>
        <w:pPrChange w:id="141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42" w:author="Khulan Jambalsuren" w:date="2024-11-24T18:06:00Z" w16du:dateUtc="2024-11-25T02:06:00Z">
        <w:r>
          <w:rPr>
            <w:sz w:val="22"/>
          </w:rPr>
          <w:t>rep_date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date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and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time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of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detection</w:t>
        </w:r>
      </w:ins>
    </w:p>
    <w:p w14:paraId="0F282822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43" w:author="Khulan Jambalsuren" w:date="2024-11-24T18:06:00Z" w16du:dateUtc="2024-11-25T02:06:00Z"/>
        </w:rPr>
        <w:pPrChange w:id="144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45" w:author="Khulan Jambalsuren" w:date="2024-11-24T18:06:00Z" w16du:dateUtc="2024-11-25T02:06:00Z">
        <w:r>
          <w:rPr>
            <w:sz w:val="22"/>
          </w:rPr>
          <w:t>source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– data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source</w:t>
        </w:r>
      </w:ins>
    </w:p>
    <w:p w14:paraId="12984811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46" w:author="Khulan Jambalsuren" w:date="2024-11-24T18:06:00Z" w16du:dateUtc="2024-11-25T02:06:00Z"/>
        </w:rPr>
        <w:pPrChange w:id="147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48" w:author="Khulan Jambalsuren" w:date="2024-11-24T18:06:00Z" w16du:dateUtc="2024-11-25T02:06:00Z">
        <w:r>
          <w:rPr>
            <w:sz w:val="22"/>
          </w:rPr>
          <w:t>sensor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3"/>
            <w:sz w:val="22"/>
          </w:rPr>
          <w:t xml:space="preserve"> </w:t>
        </w:r>
        <w:r>
          <w:rPr>
            <w:sz w:val="22"/>
          </w:rPr>
          <w:t>satellite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sensor</w:t>
        </w:r>
      </w:ins>
    </w:p>
    <w:p w14:paraId="771171FD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49" w:author="Khulan Jambalsuren" w:date="2024-11-24T18:06:00Z" w16du:dateUtc="2024-11-25T02:06:00Z"/>
        </w:rPr>
        <w:pPrChange w:id="150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51" w:author="Khulan Jambalsuren" w:date="2024-11-24T18:06:00Z" w16du:dateUtc="2024-11-25T02:06:00Z">
        <w:r>
          <w:rPr>
            <w:sz w:val="22"/>
          </w:rPr>
          <w:t>satellite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4"/>
            <w:sz w:val="22"/>
          </w:rPr>
          <w:t xml:space="preserve"> </w:t>
        </w:r>
        <w:r>
          <w:rPr>
            <w:sz w:val="22"/>
          </w:rPr>
          <w:t>satellite</w:t>
        </w:r>
        <w:r>
          <w:rPr>
            <w:rFonts w:ascii="Times New Roman" w:hAnsi="Times New Roman"/>
            <w:spacing w:val="-6"/>
            <w:sz w:val="22"/>
          </w:rPr>
          <w:t xml:space="preserve"> </w:t>
        </w:r>
        <w:r>
          <w:rPr>
            <w:spacing w:val="-4"/>
            <w:sz w:val="22"/>
          </w:rPr>
          <w:t>name</w:t>
        </w:r>
      </w:ins>
    </w:p>
    <w:p w14:paraId="734EF17D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52" w:author="Khulan Jambalsuren" w:date="2024-11-24T18:06:00Z" w16du:dateUtc="2024-11-25T02:06:00Z"/>
        </w:rPr>
        <w:pPrChange w:id="153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54" w:author="Khulan Jambalsuren" w:date="2024-11-24T18:06:00Z" w16du:dateUtc="2024-11-25T02:06:00Z">
        <w:r>
          <w:rPr>
            <w:sz w:val="22"/>
          </w:rPr>
          <w:t>agency</w:t>
        </w:r>
        <w:r>
          <w:rPr>
            <w:rFonts w:ascii="Times New Roman" w:hAnsi="Times New Roman"/>
            <w:spacing w:val="-13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4"/>
            <w:sz w:val="22"/>
          </w:rPr>
          <w:t xml:space="preserve"> </w:t>
        </w:r>
        <w:r>
          <w:rPr>
            <w:sz w:val="22"/>
          </w:rPr>
          <w:t>province/territory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in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which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is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pacing w:val="-2"/>
            <w:sz w:val="22"/>
          </w:rPr>
          <w:t>located</w:t>
        </w:r>
      </w:ins>
    </w:p>
    <w:p w14:paraId="36934EE8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55" w:author="Khulan Jambalsuren" w:date="2024-11-24T18:06:00Z" w16du:dateUtc="2024-11-25T02:06:00Z"/>
        </w:rPr>
        <w:pPrChange w:id="156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57" w:author="Khulan Jambalsuren" w:date="2024-11-24T18:06:00Z" w16du:dateUtc="2024-11-25T02:06:00Z">
        <w:r>
          <w:rPr>
            <w:sz w:val="22"/>
          </w:rPr>
          <w:t>temp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1"/>
            <w:sz w:val="22"/>
          </w:rPr>
          <w:t xml:space="preserve"> </w:t>
        </w:r>
        <w:r>
          <w:rPr>
            <w:sz w:val="22"/>
          </w:rPr>
          <w:t>noon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temperature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(in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degrees)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4C46F5EB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58" w:author="Khulan Jambalsuren" w:date="2024-11-24T18:06:00Z" w16du:dateUtc="2024-11-25T02:06:00Z"/>
        </w:rPr>
        <w:pPrChange w:id="159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60" w:author="Khulan Jambalsuren" w:date="2024-11-24T18:06:00Z" w16du:dateUtc="2024-11-25T02:06:00Z">
        <w:r>
          <w:rPr>
            <w:sz w:val="22"/>
          </w:rPr>
          <w:t>rh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local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noon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relative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humidity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(%)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595517D4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61" w:author="Khulan Jambalsuren" w:date="2024-11-24T18:06:00Z" w16du:dateUtc="2024-11-25T02:06:00Z"/>
        </w:rPr>
        <w:pPrChange w:id="162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63" w:author="Khulan Jambalsuren" w:date="2024-11-24T18:06:00Z" w16du:dateUtc="2024-11-25T02:06:00Z">
        <w:r>
          <w:rPr>
            <w:sz w:val="22"/>
          </w:rPr>
          <w:t>ws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4"/>
            <w:sz w:val="22"/>
          </w:rPr>
          <w:t xml:space="preserve"> </w:t>
        </w:r>
        <w:r>
          <w:rPr>
            <w:sz w:val="22"/>
          </w:rPr>
          <w:t>local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noon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wind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speed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(km/h)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30800997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64" w:author="Khulan Jambalsuren" w:date="2024-11-24T18:06:00Z" w16du:dateUtc="2024-11-25T02:06:00Z"/>
        </w:rPr>
        <w:pPrChange w:id="165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66" w:author="Khulan Jambalsuren" w:date="2024-11-24T18:06:00Z" w16du:dateUtc="2024-11-25T02:06:00Z">
        <w:r>
          <w:rPr>
            <w:sz w:val="22"/>
          </w:rPr>
          <w:t>wd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local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noon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wind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direction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(degrees)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3AFCBD13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67" w:author="Khulan Jambalsuren" w:date="2024-11-24T18:06:00Z" w16du:dateUtc="2024-11-25T02:06:00Z"/>
        </w:rPr>
        <w:pPrChange w:id="168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69" w:author="Khulan Jambalsuren" w:date="2024-11-24T18:06:00Z" w16du:dateUtc="2024-11-25T02:06:00Z">
        <w:r>
          <w:rPr>
            <w:sz w:val="22"/>
          </w:rPr>
          <w:t>pcp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local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noon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24–hour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precipitation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(mm)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0CEE45DE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70" w:author="Khulan Jambalsuren" w:date="2024-11-24T18:06:00Z" w16du:dateUtc="2024-11-25T02:06:00Z"/>
        </w:rPr>
        <w:pPrChange w:id="171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72" w:author="Khulan Jambalsuren" w:date="2024-11-24T18:06:00Z" w16du:dateUtc="2024-11-25T02:06:00Z">
        <w:r>
          <w:rPr>
            <w:sz w:val="22"/>
          </w:rPr>
          <w:t>ffmc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Fine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Fuel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Moisture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Code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2BFAFF76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73" w:author="Khulan Jambalsuren" w:date="2024-11-24T18:06:00Z" w16du:dateUtc="2024-11-25T02:06:00Z"/>
        </w:rPr>
        <w:pPrChange w:id="174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75" w:author="Khulan Jambalsuren" w:date="2024-11-24T18:06:00Z" w16du:dateUtc="2024-11-25T02:06:00Z">
        <w:r>
          <w:rPr>
            <w:sz w:val="22"/>
          </w:rPr>
          <w:t>dmc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4"/>
            <w:sz w:val="22"/>
          </w:rPr>
          <w:t xml:space="preserve"> </w:t>
        </w:r>
        <w:r>
          <w:rPr>
            <w:sz w:val="22"/>
          </w:rPr>
          <w:t>Duff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Moisture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Code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572712FB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76" w:author="Khulan Jambalsuren" w:date="2024-11-24T18:06:00Z" w16du:dateUtc="2024-11-25T02:06:00Z"/>
        </w:rPr>
        <w:pPrChange w:id="177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78" w:author="Khulan Jambalsuren" w:date="2024-11-24T18:06:00Z" w16du:dateUtc="2024-11-25T02:06:00Z">
        <w:r>
          <w:rPr>
            <w:sz w:val="22"/>
          </w:rPr>
          <w:t>dc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4"/>
            <w:sz w:val="22"/>
          </w:rPr>
          <w:t xml:space="preserve"> </w:t>
        </w:r>
        <w:r>
          <w:rPr>
            <w:sz w:val="22"/>
          </w:rPr>
          <w:t>Drought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Code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110FFB1B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79" w:author="Khulan Jambalsuren" w:date="2024-11-24T18:06:00Z" w16du:dateUtc="2024-11-25T02:06:00Z"/>
        </w:rPr>
        <w:pPrChange w:id="180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81" w:author="Khulan Jambalsuren" w:date="2024-11-24T18:06:00Z" w16du:dateUtc="2024-11-25T02:06:00Z">
        <w:r>
          <w:rPr>
            <w:sz w:val="22"/>
          </w:rPr>
          <w:t>isi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Initial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Spread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Index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2D20FF12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82" w:author="Khulan Jambalsuren" w:date="2024-11-24T18:06:00Z" w16du:dateUtc="2024-11-25T02:06:00Z"/>
        </w:rPr>
        <w:pPrChange w:id="183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84" w:author="Khulan Jambalsuren" w:date="2024-11-24T18:06:00Z" w16du:dateUtc="2024-11-25T02:06:00Z">
        <w:r>
          <w:rPr>
            <w:sz w:val="22"/>
          </w:rPr>
          <w:t>bui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Buildup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Index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7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65E61B38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85" w:author="Khulan Jambalsuren" w:date="2024-11-24T18:06:00Z" w16du:dateUtc="2024-11-25T02:06:00Z"/>
        </w:rPr>
        <w:pPrChange w:id="186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87" w:author="Khulan Jambalsuren" w:date="2024-11-24T18:06:00Z" w16du:dateUtc="2024-11-25T02:06:00Z">
        <w:r>
          <w:rPr>
            <w:sz w:val="22"/>
          </w:rPr>
          <w:t>fwi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Fire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Weather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Index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47AF30B3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88" w:author="Khulan Jambalsuren" w:date="2024-11-24T18:06:00Z" w16du:dateUtc="2024-11-25T02:06:00Z"/>
        </w:rPr>
        <w:pPrChange w:id="189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90" w:author="Khulan Jambalsuren" w:date="2024-11-24T18:06:00Z" w16du:dateUtc="2024-11-25T02:06:00Z">
        <w:r>
          <w:rPr>
            <w:sz w:val="22"/>
          </w:rPr>
          <w:t>fuel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2"/>
            <w:sz w:val="22"/>
          </w:rPr>
          <w:t xml:space="preserve"> </w:t>
        </w:r>
        <w:r>
          <w:rPr>
            <w:sz w:val="22"/>
          </w:rPr>
          <w:t>FBP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fuel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type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pacing w:val="-2"/>
            <w:sz w:val="22"/>
          </w:rPr>
          <w:t>location</w:t>
        </w:r>
      </w:ins>
    </w:p>
    <w:p w14:paraId="26EC1873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2" w:after="0" w:line="276" w:lineRule="auto"/>
        <w:contextualSpacing w:val="0"/>
        <w:rPr>
          <w:ins w:id="191" w:author="Khulan Jambalsuren" w:date="2024-11-24T18:06:00Z" w16du:dateUtc="2024-11-25T02:06:00Z"/>
        </w:rPr>
        <w:pPrChange w:id="192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2" w:after="0" w:line="240" w:lineRule="auto"/>
            <w:ind w:left="820" w:hanging="360"/>
            <w:contextualSpacing w:val="0"/>
          </w:pPr>
        </w:pPrChange>
      </w:pPr>
      <w:ins w:id="193" w:author="Khulan Jambalsuren" w:date="2024-11-24T18:06:00Z" w16du:dateUtc="2024-11-25T02:06:00Z">
        <w:r>
          <w:rPr>
            <w:sz w:val="22"/>
          </w:rPr>
          <w:t>ros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6"/>
            <w:sz w:val="22"/>
          </w:rPr>
          <w:t xml:space="preserve"> </w:t>
        </w:r>
        <w:r>
          <w:rPr>
            <w:sz w:val="22"/>
          </w:rPr>
          <w:t>Rate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of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Spread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(m/min)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8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location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pacing w:val="-2"/>
            <w:sz w:val="22"/>
          </w:rPr>
          <w:t>(modelled)</w:t>
        </w:r>
      </w:ins>
    </w:p>
    <w:p w14:paraId="4A72A9F3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194" w:author="Khulan Jambalsuren" w:date="2024-11-24T18:06:00Z" w16du:dateUtc="2024-11-25T02:06:00Z"/>
        </w:rPr>
        <w:pPrChange w:id="195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196" w:author="Khulan Jambalsuren" w:date="2024-11-24T18:06:00Z" w16du:dateUtc="2024-11-25T02:06:00Z">
        <w:r>
          <w:rPr>
            <w:sz w:val="22"/>
          </w:rPr>
          <w:t>sfc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4"/>
            <w:sz w:val="22"/>
          </w:rPr>
          <w:t xml:space="preserve"> </w:t>
        </w:r>
        <w:r>
          <w:rPr>
            <w:sz w:val="22"/>
          </w:rPr>
          <w:t>Surface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Fuel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Consumption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(kg/m²)</w:t>
        </w:r>
        <w:r>
          <w:rPr>
            <w:rFonts w:ascii="Times New Roman" w:hAnsi="Times New Roman"/>
            <w:spacing w:val="-11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location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pacing w:val="-2"/>
            <w:sz w:val="22"/>
          </w:rPr>
          <w:t>(modelled)</w:t>
        </w:r>
      </w:ins>
    </w:p>
    <w:p w14:paraId="2BEEB5A2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197" w:author="Khulan Jambalsuren" w:date="2024-11-24T18:06:00Z" w16du:dateUtc="2024-11-25T02:06:00Z"/>
        </w:rPr>
        <w:pPrChange w:id="198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199" w:author="Khulan Jambalsuren" w:date="2024-11-24T18:06:00Z" w16du:dateUtc="2024-11-25T02:06:00Z">
        <w:r>
          <w:rPr>
            <w:sz w:val="22"/>
          </w:rPr>
          <w:t>tfc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5"/>
            <w:sz w:val="22"/>
          </w:rPr>
          <w:t xml:space="preserve"> </w:t>
        </w:r>
        <w:r>
          <w:rPr>
            <w:sz w:val="22"/>
          </w:rPr>
          <w:t>Total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Fuel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Consumption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(kg/m²)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location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pacing w:val="-2"/>
            <w:sz w:val="22"/>
          </w:rPr>
          <w:t>(modelled)</w:t>
        </w:r>
      </w:ins>
    </w:p>
    <w:p w14:paraId="7FBABFF8" w14:textId="77777777" w:rsidR="00062EF3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39" w:after="0" w:line="276" w:lineRule="auto"/>
        <w:contextualSpacing w:val="0"/>
        <w:rPr>
          <w:ins w:id="200" w:author="Khulan Jambalsuren" w:date="2024-11-24T18:06:00Z" w16du:dateUtc="2024-11-25T02:06:00Z"/>
        </w:rPr>
        <w:pPrChange w:id="201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39" w:after="0" w:line="240" w:lineRule="auto"/>
            <w:ind w:left="820" w:hanging="360"/>
            <w:contextualSpacing w:val="0"/>
          </w:pPr>
        </w:pPrChange>
      </w:pPr>
      <w:ins w:id="202" w:author="Khulan Jambalsuren" w:date="2024-11-24T18:06:00Z" w16du:dateUtc="2024-11-25T02:06:00Z">
        <w:r>
          <w:rPr>
            <w:sz w:val="22"/>
          </w:rPr>
          <w:t>hfi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3"/>
            <w:sz w:val="22"/>
          </w:rPr>
          <w:t xml:space="preserve"> </w:t>
        </w:r>
        <w:r>
          <w:rPr>
            <w:sz w:val="22"/>
          </w:rPr>
          <w:t>Head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Fire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Intensity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(kW/m)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at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location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pacing w:val="-2"/>
            <w:sz w:val="22"/>
          </w:rPr>
          <w:t>(modelled)</w:t>
        </w:r>
      </w:ins>
    </w:p>
    <w:p w14:paraId="3A638F2C" w14:textId="446852F3" w:rsidR="00062EF3" w:rsidRPr="004566B6" w:rsidRDefault="00062EF3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203" w:author="Khulan Jambalsuren" w:date="2024-11-24T18:18:00Z" w16du:dateUtc="2024-11-25T02:18:00Z"/>
          <w:rPrChange w:id="204" w:author="Khulan Jambalsuren" w:date="2024-11-24T18:18:00Z" w16du:dateUtc="2024-11-25T02:18:00Z">
            <w:rPr>
              <w:ins w:id="205" w:author="Khulan Jambalsuren" w:date="2024-11-24T18:18:00Z" w16du:dateUtc="2024-11-25T02:18:00Z"/>
              <w:spacing w:val="-2"/>
              <w:sz w:val="22"/>
            </w:rPr>
          </w:rPrChange>
        </w:rPr>
        <w:pPrChange w:id="206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207" w:author="Khulan Jambalsuren" w:date="2024-11-24T18:06:00Z" w16du:dateUtc="2024-11-25T02:06:00Z">
        <w:r>
          <w:rPr>
            <w:sz w:val="22"/>
          </w:rPr>
          <w:t>cfb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–</w:t>
        </w:r>
        <w:r>
          <w:rPr>
            <w:spacing w:val="-3"/>
            <w:sz w:val="22"/>
          </w:rPr>
          <w:t xml:space="preserve"> </w:t>
        </w:r>
        <w:r>
          <w:rPr>
            <w:sz w:val="22"/>
          </w:rPr>
          <w:t>Crown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Fraction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Burned</w:t>
        </w:r>
        <w:r>
          <w:rPr>
            <w:rFonts w:ascii="Times New Roman" w:hAnsi="Times New Roman"/>
            <w:spacing w:val="-9"/>
            <w:sz w:val="22"/>
          </w:rPr>
          <w:t xml:space="preserve"> </w:t>
        </w:r>
        <w:r>
          <w:rPr>
            <w:sz w:val="22"/>
          </w:rPr>
          <w:t>(%)</w:t>
        </w:r>
      </w:ins>
      <w:ins w:id="208" w:author="Bernard Bernabeo" w:date="2024-11-24T21:00:00Z" w16du:dateUtc="2024-11-25T05:00:00Z">
        <w:r w:rsidR="00AB05CD">
          <w:rPr>
            <w:sz w:val="22"/>
          </w:rPr>
          <w:t xml:space="preserve"> </w:t>
        </w:r>
      </w:ins>
      <w:ins w:id="209" w:author="Khulan Jambalsuren" w:date="2024-11-24T18:06:00Z" w16du:dateUtc="2024-11-25T02:06:00Z">
        <w:r>
          <w:rPr>
            <w:sz w:val="22"/>
          </w:rPr>
          <w:t>at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z w:val="22"/>
          </w:rPr>
          <w:t>hotspot</w:t>
        </w:r>
        <w:r>
          <w:rPr>
            <w:rFonts w:ascii="Times New Roman" w:hAnsi="Times New Roman"/>
            <w:spacing w:val="-10"/>
            <w:sz w:val="22"/>
          </w:rPr>
          <w:t xml:space="preserve"> </w:t>
        </w:r>
        <w:r>
          <w:rPr>
            <w:sz w:val="22"/>
          </w:rPr>
          <w:t>location</w:t>
        </w:r>
        <w:r>
          <w:rPr>
            <w:rFonts w:ascii="Times New Roman" w:hAnsi="Times New Roman"/>
            <w:spacing w:val="-12"/>
            <w:sz w:val="22"/>
          </w:rPr>
          <w:t xml:space="preserve"> </w:t>
        </w:r>
        <w:r>
          <w:rPr>
            <w:spacing w:val="-2"/>
            <w:sz w:val="22"/>
          </w:rPr>
          <w:t>(modelled)</w:t>
        </w:r>
      </w:ins>
    </w:p>
    <w:p w14:paraId="3EEE5E80" w14:textId="40881F5A" w:rsidR="004566B6" w:rsidRPr="004566B6" w:rsidRDefault="004566B6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210" w:author="Khulan Jambalsuren" w:date="2024-11-24T18:18:00Z" w16du:dateUtc="2024-11-25T02:18:00Z"/>
          <w:rPrChange w:id="211" w:author="Khulan Jambalsuren" w:date="2024-11-24T18:18:00Z" w16du:dateUtc="2024-11-25T02:18:00Z">
            <w:rPr>
              <w:ins w:id="212" w:author="Khulan Jambalsuren" w:date="2024-11-24T18:18:00Z" w16du:dateUtc="2024-11-25T02:18:00Z"/>
              <w:spacing w:val="-2"/>
              <w:sz w:val="22"/>
            </w:rPr>
          </w:rPrChange>
        </w:rPr>
        <w:pPrChange w:id="213" w:author="Khulan Jambalsuren" w:date="2024-11-24T21:19:00Z" w16du:dateUtc="2024-11-25T05:19:00Z">
          <w:pPr>
            <w:pStyle w:val="ListParagraph"/>
            <w:widowControl w:val="0"/>
            <w:numPr>
              <w:numId w:val="7"/>
            </w:numPr>
            <w:tabs>
              <w:tab w:val="left" w:pos="820"/>
            </w:tabs>
            <w:autoSpaceDE w:val="0"/>
            <w:autoSpaceDN w:val="0"/>
            <w:spacing w:before="41" w:after="0" w:line="240" w:lineRule="auto"/>
            <w:ind w:left="820" w:hanging="360"/>
            <w:contextualSpacing w:val="0"/>
          </w:pPr>
        </w:pPrChange>
      </w:pPr>
      <w:ins w:id="214" w:author="Khulan Jambalsuren" w:date="2024-11-24T18:18:00Z" w16du:dateUtc="2024-11-25T02:18:00Z">
        <w:r>
          <w:rPr>
            <w:spacing w:val="-2"/>
            <w:sz w:val="22"/>
          </w:rPr>
          <w:t>pcuring –</w:t>
        </w:r>
        <w:r w:rsidR="00F00085" w:rsidRPr="00F00085">
          <w:t xml:space="preserve"> </w:t>
        </w:r>
        <w:r w:rsidR="00F00085" w:rsidRPr="00F00085">
          <w:rPr>
            <w:spacing w:val="-2"/>
            <w:sz w:val="22"/>
          </w:rPr>
          <w:t>Percentage Curing</w:t>
        </w:r>
      </w:ins>
    </w:p>
    <w:p w14:paraId="6A4BF86B" w14:textId="1F761B76" w:rsidR="00910D91" w:rsidRPr="00910D91" w:rsidRDefault="004566B6">
      <w:pPr>
        <w:pStyle w:val="ListParagraph"/>
        <w:widowControl w:val="0"/>
        <w:numPr>
          <w:ilvl w:val="0"/>
          <w:numId w:val="7"/>
        </w:numPr>
        <w:tabs>
          <w:tab w:val="left" w:pos="820"/>
        </w:tabs>
        <w:autoSpaceDE w:val="0"/>
        <w:autoSpaceDN w:val="0"/>
        <w:spacing w:before="41" w:after="0" w:line="276" w:lineRule="auto"/>
        <w:contextualSpacing w:val="0"/>
        <w:rPr>
          <w:ins w:id="215" w:author="Khulan Jambalsuren" w:date="2024-11-24T17:57:00Z" w16du:dateUtc="2024-11-25T01:57:00Z"/>
        </w:rPr>
        <w:pPrChange w:id="216" w:author="Khulan Jambalsuren" w:date="2024-11-24T17:57:00Z" w16du:dateUtc="2024-11-25T01:57:00Z">
          <w:pPr>
            <w:pStyle w:val="Heading2"/>
          </w:pPr>
        </w:pPrChange>
      </w:pPr>
      <w:ins w:id="217" w:author="Khulan Jambalsuren" w:date="2024-11-24T18:18:00Z" w16du:dateUtc="2024-11-25T02:18:00Z">
        <w:r>
          <w:rPr>
            <w:spacing w:val="-2"/>
            <w:sz w:val="22"/>
          </w:rPr>
          <w:t xml:space="preserve">greenup </w:t>
        </w:r>
        <w:r w:rsidR="00F00085">
          <w:rPr>
            <w:spacing w:val="-2"/>
            <w:sz w:val="22"/>
          </w:rPr>
          <w:t xml:space="preserve">- </w:t>
        </w:r>
      </w:ins>
      <w:ins w:id="218" w:author="Khulan Jambalsuren" w:date="2024-11-24T18:19:00Z" w16du:dateUtc="2024-11-25T02:19:00Z">
        <w:r w:rsidR="00084B0F" w:rsidRPr="00084B0F">
          <w:rPr>
            <w:spacing w:val="-2"/>
            <w:sz w:val="22"/>
          </w:rPr>
          <w:t>Green-Up - The period of vegetation growth or greening</w:t>
        </w:r>
      </w:ins>
    </w:p>
    <w:p w14:paraId="2C50F293" w14:textId="584383FB" w:rsidR="00C730C9" w:rsidRPr="00FB2647" w:rsidRDefault="0024505F" w:rsidP="00FB2647">
      <w:pPr>
        <w:pStyle w:val="Heading2"/>
      </w:pPr>
      <w:r w:rsidRPr="00FB2647">
        <w:lastRenderedPageBreak/>
        <w:t xml:space="preserve">Appendix </w:t>
      </w:r>
      <w:r w:rsidR="00FB2647" w:rsidRPr="00FB2647">
        <w:t>- Graphs</w:t>
      </w:r>
    </w:p>
    <w:p w14:paraId="1B955D71" w14:textId="55B9E56D" w:rsidR="009423BB" w:rsidRDefault="009423BB" w:rsidP="17E98EE6">
      <w:pPr>
        <w:pStyle w:val="Caption"/>
        <w:keepNext/>
      </w:pPr>
      <w:r w:rsidRPr="17E98EE6">
        <w:t xml:space="preserve">Figure </w:t>
      </w:r>
      <w:fldSimple w:instr=" SEQ Figure \* ARABIC ">
        <w:r w:rsidR="00861C6A">
          <w:rPr>
            <w:noProof/>
          </w:rPr>
          <w:t>1</w:t>
        </w:r>
      </w:fldSimple>
      <w:r w:rsidRPr="17E98EE6">
        <w:t xml:space="preserve">. Scatter plot of Buildup </w:t>
      </w:r>
      <w:ins w:id="219" w:author="Bernard Bernabeo" w:date="2024-11-24T21:03:00Z" w16du:dateUtc="2024-11-25T05:03:00Z">
        <w:r w:rsidR="00AB05CD">
          <w:t>I</w:t>
        </w:r>
      </w:ins>
      <w:del w:id="220" w:author="Bernard Bernabeo" w:date="2024-11-24T21:03:00Z" w16du:dateUtc="2024-11-25T05:03:00Z">
        <w:r w:rsidRPr="17E98EE6" w:rsidDel="00AB05CD">
          <w:delText>i</w:delText>
        </w:r>
      </w:del>
      <w:r w:rsidRPr="17E98EE6">
        <w:t>ndex</w:t>
      </w:r>
      <w:ins w:id="221" w:author="Bernard Bernabeo" w:date="2024-11-24T21:03:00Z" w16du:dateUtc="2024-11-25T05:03:00Z">
        <w:r w:rsidR="00AB05CD">
          <w:t xml:space="preserve"> (</w:t>
        </w:r>
      </w:ins>
      <w:ins w:id="222" w:author="Bernard Bernabeo" w:date="2024-11-24T21:04:00Z" w16du:dateUtc="2024-11-25T05:04:00Z">
        <w:r w:rsidR="00AB05CD">
          <w:t>BUI)</w:t>
        </w:r>
      </w:ins>
      <w:r w:rsidRPr="17E98EE6">
        <w:t xml:space="preserve"> versus D</w:t>
      </w:r>
      <w:ins w:id="223" w:author="Bernard Bernabeo" w:date="2024-11-24T21:01:00Z" w16du:dateUtc="2024-11-25T05:01:00Z">
        <w:r w:rsidR="00AB05CD">
          <w:t xml:space="preserve">uff </w:t>
        </w:r>
      </w:ins>
      <w:r w:rsidRPr="17E98EE6">
        <w:t>M</w:t>
      </w:r>
      <w:ins w:id="224" w:author="Bernard Bernabeo" w:date="2024-11-24T21:01:00Z" w16du:dateUtc="2024-11-25T05:01:00Z">
        <w:r w:rsidR="00AB05CD">
          <w:t xml:space="preserve">oisture </w:t>
        </w:r>
      </w:ins>
      <w:r w:rsidRPr="17E98EE6">
        <w:t>C</w:t>
      </w:r>
      <w:ins w:id="225" w:author="Bernard Bernabeo" w:date="2024-11-24T21:01:00Z" w16du:dateUtc="2024-11-25T05:01:00Z">
        <w:r w:rsidR="00AB05CD">
          <w:t>ode (DMC)</w:t>
        </w:r>
      </w:ins>
      <w:r w:rsidRPr="17E98EE6">
        <w:t>, D</w:t>
      </w:r>
      <w:ins w:id="226" w:author="Bernard Bernabeo" w:date="2024-11-24T21:01:00Z" w16du:dateUtc="2024-11-25T05:01:00Z">
        <w:r w:rsidR="00AB05CD">
          <w:t xml:space="preserve">rought </w:t>
        </w:r>
      </w:ins>
      <w:r w:rsidRPr="17E98EE6">
        <w:t>C</w:t>
      </w:r>
      <w:ins w:id="227" w:author="Bernard Bernabeo" w:date="2024-11-24T21:01:00Z" w16du:dateUtc="2024-11-25T05:01:00Z">
        <w:r w:rsidR="00AB05CD">
          <w:t>ode</w:t>
        </w:r>
      </w:ins>
      <w:ins w:id="228" w:author="Bernard Bernabeo" w:date="2024-11-24T21:02:00Z" w16du:dateUtc="2024-11-25T05:02:00Z">
        <w:r w:rsidR="00AB05CD">
          <w:t xml:space="preserve"> (DC)</w:t>
        </w:r>
      </w:ins>
      <w:r w:rsidRPr="17E98EE6">
        <w:t xml:space="preserve">, </w:t>
      </w:r>
      <w:ins w:id="229" w:author="Bernard Bernabeo" w:date="2024-11-24T21:02:00Z" w16du:dateUtc="2024-11-25T05:02:00Z">
        <w:r w:rsidR="00AB05CD">
          <w:t>Fine Fuel Moisture Code (</w:t>
        </w:r>
      </w:ins>
      <w:r w:rsidRPr="17E98EE6">
        <w:t>FFMC</w:t>
      </w:r>
      <w:ins w:id="230" w:author="Bernard Bernabeo" w:date="2024-11-24T21:02:00Z" w16du:dateUtc="2024-11-25T05:02:00Z">
        <w:r w:rsidR="00AB05CD">
          <w:t>)</w:t>
        </w:r>
      </w:ins>
      <w:r w:rsidRPr="17E98EE6">
        <w:t xml:space="preserve">, </w:t>
      </w:r>
      <w:ins w:id="231" w:author="Bernard Bernabeo" w:date="2024-11-24T21:01:00Z" w16du:dateUtc="2024-11-25T05:01:00Z">
        <w:r w:rsidR="00AB05CD">
          <w:t>Relative H</w:t>
        </w:r>
      </w:ins>
      <w:del w:id="232" w:author="Bernard Bernabeo" w:date="2024-11-24T21:01:00Z" w16du:dateUtc="2024-11-25T05:01:00Z">
        <w:r w:rsidRPr="17E98EE6" w:rsidDel="00AB05CD">
          <w:delText>h</w:delText>
        </w:r>
      </w:del>
      <w:r w:rsidRPr="17E98EE6">
        <w:t>umidity</w:t>
      </w:r>
      <w:ins w:id="233" w:author="Bernard Bernabeo" w:date="2024-11-24T21:02:00Z" w16du:dateUtc="2024-11-25T05:02:00Z">
        <w:r w:rsidR="00AB05CD">
          <w:t xml:space="preserve"> (RH)</w:t>
        </w:r>
      </w:ins>
      <w:r w:rsidRPr="17E98EE6">
        <w:t xml:space="preserve">, </w:t>
      </w:r>
      <w:ins w:id="234" w:author="Bernard Bernabeo" w:date="2024-11-24T21:01:00Z" w16du:dateUtc="2024-11-25T05:01:00Z">
        <w:r w:rsidR="00AB05CD">
          <w:t>T</w:t>
        </w:r>
      </w:ins>
      <w:del w:id="235" w:author="Bernard Bernabeo" w:date="2024-11-24T21:01:00Z" w16du:dateUtc="2024-11-25T05:01:00Z">
        <w:r w:rsidRPr="17E98EE6" w:rsidDel="00AB05CD">
          <w:delText>t</w:delText>
        </w:r>
      </w:del>
      <w:r w:rsidRPr="17E98EE6">
        <w:t>emperature</w:t>
      </w:r>
      <w:ins w:id="236" w:author="Bernard Bernabeo" w:date="2024-11-24T21:02:00Z" w16du:dateUtc="2024-11-25T05:02:00Z">
        <w:r w:rsidR="00AB05CD">
          <w:t xml:space="preserve"> </w:t>
        </w:r>
      </w:ins>
      <w:del w:id="237" w:author="Bernard Bernabeo" w:date="2024-11-24T21:02:00Z" w16du:dateUtc="2024-11-25T05:02:00Z">
        <w:r w:rsidRPr="17E98EE6" w:rsidDel="00AB05CD">
          <w:delText xml:space="preserve"> </w:delText>
        </w:r>
      </w:del>
      <w:r w:rsidRPr="17E98EE6">
        <w:t xml:space="preserve">and </w:t>
      </w:r>
      <w:ins w:id="238" w:author="Bernard Bernabeo" w:date="2024-11-24T21:01:00Z" w16du:dateUtc="2024-11-25T05:01:00Z">
        <w:r w:rsidR="00AB05CD">
          <w:t>P</w:t>
        </w:r>
      </w:ins>
      <w:del w:id="239" w:author="Bernard Bernabeo" w:date="2024-11-24T21:01:00Z" w16du:dateUtc="2024-11-25T05:01:00Z">
        <w:r w:rsidRPr="17E98EE6" w:rsidDel="00AB05CD">
          <w:delText>p</w:delText>
        </w:r>
      </w:del>
      <w:r w:rsidRPr="17E98EE6">
        <w:t>recipitation</w:t>
      </w:r>
      <w:ins w:id="240" w:author="Bernard Bernabeo" w:date="2024-11-24T21:02:00Z" w16du:dateUtc="2024-11-25T05:02:00Z">
        <w:r w:rsidR="00AB05CD">
          <w:t xml:space="preserve"> (PCP)</w:t>
        </w:r>
      </w:ins>
      <w:del w:id="241" w:author="Bernard Bernabeo" w:date="2024-11-24T21:01:00Z" w16du:dateUtc="2024-11-25T05:01:00Z">
        <w:r w:rsidRPr="17E98EE6" w:rsidDel="00AB05CD">
          <w:delText xml:space="preserve">. </w:delText>
        </w:r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4"/>
        <w:gridCol w:w="4676"/>
      </w:tblGrid>
      <w:tr w:rsidR="00986BF8" w14:paraId="2CEC3C80" w14:textId="77777777" w:rsidTr="56A32B6E">
        <w:trPr>
          <w:trHeight w:val="3818"/>
        </w:trPr>
        <w:tc>
          <w:tcPr>
            <w:tcW w:w="4675" w:type="dxa"/>
            <w:vAlign w:val="center"/>
          </w:tcPr>
          <w:p w14:paraId="67CB0858" w14:textId="1F1DE340" w:rsidR="0041210A" w:rsidRDefault="00A123E9" w:rsidP="00517A0B">
            <w:pPr>
              <w:rPr>
                <w:rFonts w:cs="Arial"/>
                <w:b/>
                <w:bCs/>
              </w:rPr>
            </w:pPr>
            <w:r w:rsidRPr="00A123E9">
              <w:rPr>
                <w:rFonts w:cs="Arial"/>
                <w:b/>
                <w:bCs/>
                <w:noProof/>
              </w:rPr>
              <w:drawing>
                <wp:inline distT="0" distB="0" distL="0" distR="0" wp14:anchorId="58A3E2D8" wp14:editId="00860396">
                  <wp:extent cx="2814871" cy="2373093"/>
                  <wp:effectExtent l="0" t="0" r="5080" b="1905"/>
                  <wp:docPr id="8276963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696396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903" cy="2394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730BF613" w14:textId="1D476EF7" w:rsidR="0041210A" w:rsidRDefault="00A123E9" w:rsidP="0041210A">
            <w:pPr>
              <w:jc w:val="center"/>
              <w:rPr>
                <w:rFonts w:cs="Arial"/>
                <w:b/>
                <w:bCs/>
              </w:rPr>
            </w:pPr>
            <w:r w:rsidRPr="00B24DAD">
              <w:rPr>
                <w:rFonts w:cs="Arial"/>
                <w:b/>
                <w:bCs/>
                <w:noProof/>
              </w:rPr>
              <w:drawing>
                <wp:inline distT="0" distB="0" distL="0" distR="0" wp14:anchorId="5878B3E0" wp14:editId="2999706B">
                  <wp:extent cx="2847782" cy="2404794"/>
                  <wp:effectExtent l="0" t="0" r="0" b="0"/>
                  <wp:docPr id="2240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032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3186" cy="243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BF8" w14:paraId="4CD55F9E" w14:textId="77777777" w:rsidTr="56A32B6E">
        <w:tc>
          <w:tcPr>
            <w:tcW w:w="4675" w:type="dxa"/>
            <w:vAlign w:val="center"/>
          </w:tcPr>
          <w:p w14:paraId="7DD9CF3E" w14:textId="291A12CF" w:rsidR="0041210A" w:rsidRDefault="006829B2" w:rsidP="0041210A">
            <w:pPr>
              <w:jc w:val="center"/>
              <w:rPr>
                <w:rFonts w:cs="Arial"/>
                <w:b/>
                <w:bCs/>
              </w:rPr>
            </w:pPr>
            <w:r w:rsidRPr="006829B2">
              <w:rPr>
                <w:rFonts w:cs="Arial"/>
                <w:b/>
                <w:bCs/>
                <w:noProof/>
              </w:rPr>
              <w:drawing>
                <wp:inline distT="0" distB="0" distL="0" distR="0" wp14:anchorId="68505EFF" wp14:editId="4FD15421">
                  <wp:extent cx="2847782" cy="2404794"/>
                  <wp:effectExtent l="0" t="0" r="0" b="0"/>
                  <wp:docPr id="20754845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548456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640" cy="2440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27F06813" w14:textId="11D7FA2A" w:rsidR="0041210A" w:rsidRDefault="00D50B19" w:rsidP="0041210A">
            <w:pPr>
              <w:jc w:val="center"/>
              <w:rPr>
                <w:rFonts w:cs="Arial"/>
                <w:b/>
                <w:bCs/>
              </w:rPr>
            </w:pPr>
            <w:r w:rsidRPr="00D50B19">
              <w:rPr>
                <w:rFonts w:cs="Arial"/>
                <w:b/>
                <w:bCs/>
                <w:noProof/>
              </w:rPr>
              <w:drawing>
                <wp:inline distT="0" distB="0" distL="0" distR="0" wp14:anchorId="25A4CFFC" wp14:editId="04BA5B26">
                  <wp:extent cx="2848707" cy="2401618"/>
                  <wp:effectExtent l="0" t="0" r="0" b="0"/>
                  <wp:docPr id="5520558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205581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320" cy="243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6BF8" w14:paraId="06EDA7EA" w14:textId="77777777" w:rsidTr="56A32B6E">
        <w:trPr>
          <w:trHeight w:val="3580"/>
        </w:trPr>
        <w:tc>
          <w:tcPr>
            <w:tcW w:w="4675" w:type="dxa"/>
            <w:vAlign w:val="center"/>
          </w:tcPr>
          <w:p w14:paraId="30C20B83" w14:textId="185E3497" w:rsidR="0041210A" w:rsidRDefault="00C04ABC" w:rsidP="006517DC">
            <w:pPr>
              <w:jc w:val="center"/>
              <w:rPr>
                <w:rFonts w:cs="Arial"/>
                <w:b/>
                <w:bCs/>
              </w:rPr>
            </w:pPr>
            <w:r w:rsidRPr="00C04ABC">
              <w:rPr>
                <w:rFonts w:cs="Arial"/>
                <w:b/>
                <w:bCs/>
                <w:noProof/>
              </w:rPr>
              <w:drawing>
                <wp:inline distT="0" distB="0" distL="0" distR="0" wp14:anchorId="71144E82" wp14:editId="5E7438FD">
                  <wp:extent cx="2827528" cy="2383761"/>
                  <wp:effectExtent l="0" t="0" r="5080" b="4445"/>
                  <wp:docPr id="1588734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73400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535" cy="2463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  <w:vAlign w:val="center"/>
          </w:tcPr>
          <w:p w14:paraId="1F4075A3" w14:textId="041D9EA0" w:rsidR="0041210A" w:rsidRDefault="00986BF8" w:rsidP="006517DC">
            <w:pPr>
              <w:jc w:val="center"/>
              <w:rPr>
                <w:rFonts w:cs="Arial"/>
                <w:b/>
                <w:bCs/>
              </w:rPr>
            </w:pPr>
            <w:r w:rsidRPr="00986BF8">
              <w:rPr>
                <w:rFonts w:cs="Arial"/>
                <w:b/>
                <w:bCs/>
                <w:noProof/>
              </w:rPr>
              <w:drawing>
                <wp:inline distT="0" distB="0" distL="0" distR="0" wp14:anchorId="7F5B049D" wp14:editId="040AD22D">
                  <wp:extent cx="2794379" cy="2355817"/>
                  <wp:effectExtent l="0" t="0" r="0" b="0"/>
                  <wp:docPr id="83314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1476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626" cy="243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4CA246" w14:textId="77777777" w:rsidR="0041210A" w:rsidRDefault="0041210A" w:rsidP="00A103DC">
      <w:pPr>
        <w:jc w:val="both"/>
        <w:rPr>
          <w:rFonts w:cs="Arial"/>
          <w:b/>
          <w:bCs/>
        </w:rPr>
      </w:pPr>
    </w:p>
    <w:p w14:paraId="1FA0EBBE" w14:textId="4AA8F320" w:rsidR="009423BB" w:rsidRDefault="009423BB" w:rsidP="009423BB">
      <w:pPr>
        <w:pStyle w:val="Caption"/>
        <w:keepNext/>
        <w:jc w:val="both"/>
      </w:pPr>
      <w:r>
        <w:lastRenderedPageBreak/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861C6A">
        <w:rPr>
          <w:noProof/>
        </w:rPr>
        <w:t>2</w:t>
      </w:r>
      <w:r>
        <w:fldChar w:fldCharType="end"/>
      </w:r>
      <w:r w:rsidR="00BE0B18">
        <w:t xml:space="preserve">. Time series plot for Buildup </w:t>
      </w:r>
      <w:ins w:id="242" w:author="Bernard Bernabeo" w:date="2024-11-24T21:01:00Z" w16du:dateUtc="2024-11-25T05:01:00Z">
        <w:r w:rsidR="00AB05CD">
          <w:t>I</w:t>
        </w:r>
      </w:ins>
      <w:del w:id="243" w:author="Bernard Bernabeo" w:date="2024-11-24T21:01:00Z" w16du:dateUtc="2024-11-25T05:01:00Z">
        <w:r w:rsidR="00BE0B18" w:rsidDel="00AB05CD">
          <w:delText>i</w:delText>
        </w:r>
      </w:del>
      <w:r w:rsidR="00BE0B18">
        <w:t>ndex (2014-2023)</w:t>
      </w:r>
    </w:p>
    <w:p w14:paraId="5A396E7C" w14:textId="77506927" w:rsidR="001179E4" w:rsidRPr="003136E5" w:rsidRDefault="00657FD8">
      <w:r w:rsidRPr="00657FD8">
        <w:rPr>
          <w:noProof/>
        </w:rPr>
        <w:drawing>
          <wp:inline distT="0" distB="0" distL="0" distR="0" wp14:anchorId="2F072976" wp14:editId="426DBC63">
            <wp:extent cx="5943600" cy="3203575"/>
            <wp:effectExtent l="0" t="0" r="0" b="0"/>
            <wp:docPr id="1432731200" name="Picture 1" descr="A graph with blue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31200" name="Picture 1" descr="A graph with blue lines and red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CCCD0" w14:textId="5A1A7BC3" w:rsidR="00C05F2F" w:rsidRDefault="00C05F2F" w:rsidP="00C05F2F">
      <w:pPr>
        <w:pStyle w:val="Caption"/>
        <w:keepNext/>
      </w:pPr>
      <w:r>
        <w:t xml:space="preserve">Figure </w:t>
      </w:r>
      <w:fldSimple w:instr=" SEQ Figure \* ARABIC ">
        <w:r w:rsidR="00861C6A">
          <w:rPr>
            <w:noProof/>
          </w:rPr>
          <w:t>3</w:t>
        </w:r>
      </w:fldSimple>
      <w:r>
        <w:t>.</w:t>
      </w:r>
      <w:r w:rsidRPr="00C05F2F">
        <w:t xml:space="preserve"> </w:t>
      </w:r>
      <w:r>
        <w:t>Time series plot for Initial Spread Index (2014-2023)</w:t>
      </w:r>
    </w:p>
    <w:p w14:paraId="3C14CF7C" w14:textId="08265C69" w:rsidR="001179E4" w:rsidRDefault="008F3723" w:rsidP="001179E4">
      <w:pPr>
        <w:pStyle w:val="Caption"/>
        <w:keepNext/>
      </w:pPr>
      <w:r w:rsidRPr="008F3723">
        <w:rPr>
          <w:noProof/>
        </w:rPr>
        <w:drawing>
          <wp:inline distT="0" distB="0" distL="0" distR="0" wp14:anchorId="42B3CE48" wp14:editId="69111D22">
            <wp:extent cx="5943600" cy="3376295"/>
            <wp:effectExtent l="0" t="0" r="0" b="1905"/>
            <wp:docPr id="2042834347" name="Picture 1" descr="A graph showing the number of spreadshee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834347" name="Picture 1" descr="A graph showing the number of spreadsheet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975E" w14:textId="47431026" w:rsidR="00966204" w:rsidRPr="00966204" w:rsidRDefault="00966204" w:rsidP="00966204">
      <w:r>
        <w:fldChar w:fldCharType="begin"/>
      </w:r>
      <w:r>
        <w:instrText xml:space="preserve"> INCLUDEPICTURE "http://127.0.0.1:18645/graphics/d52ba836-0f30-4125-ba7f-7dd4f56eaa81.png"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3B52AC14" wp14:editId="08E7FF8A">
                <wp:extent cx="304800" cy="304800"/>
                <wp:effectExtent l="0" t="0" r="0" b="0"/>
                <wp:docPr id="137636543" name="Rectangl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arto="http://schemas.microsoft.com/office/word/2006/arto">
            <w:pict>
              <v:rect w14:anchorId="5D8A7B26" id="Rectangle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5E971C98" w14:textId="589B8814" w:rsidR="00C05F2F" w:rsidRDefault="00C05F2F" w:rsidP="00C05F2F">
      <w:pPr>
        <w:pStyle w:val="Caption"/>
        <w:keepNext/>
      </w:pPr>
      <w:r>
        <w:lastRenderedPageBreak/>
        <w:t xml:space="preserve">Figure </w:t>
      </w:r>
      <w:fldSimple w:instr=" SEQ Figure \* ARABIC ">
        <w:r w:rsidR="00861C6A">
          <w:rPr>
            <w:noProof/>
          </w:rPr>
          <w:t>4</w:t>
        </w:r>
      </w:fldSimple>
      <w:r>
        <w:t>.</w:t>
      </w:r>
      <w:r w:rsidRPr="00C05F2F">
        <w:t xml:space="preserve"> </w:t>
      </w:r>
      <w:r>
        <w:t>Time series plot</w:t>
      </w:r>
      <w:del w:id="244" w:author="Bernard Bernabeo" w:date="2024-11-24T20:56:00Z" w16du:dateUtc="2024-11-25T04:56:00Z">
        <w:r w:rsidDel="00AB05CD">
          <w:delText>s</w:delText>
        </w:r>
      </w:del>
      <w:r>
        <w:t xml:space="preserve"> for Initial Spread Index </w:t>
      </w:r>
      <w:ins w:id="245" w:author="Bernard Bernabeo" w:date="2024-11-24T21:03:00Z" w16du:dateUtc="2024-11-25T05:03:00Z">
        <w:r w:rsidR="00AB05CD">
          <w:t xml:space="preserve">(ISI) </w:t>
        </w:r>
      </w:ins>
      <w:r>
        <w:t>and Fine Fuel Moisture Code (FFMC)</w:t>
      </w:r>
      <w:r w:rsidRPr="56A32B6E">
        <w:t xml:space="preserve">, </w:t>
      </w:r>
      <w:r>
        <w:t>Wind Speed (WS)</w:t>
      </w:r>
      <w:r w:rsidRPr="56A32B6E">
        <w:t xml:space="preserve">, </w:t>
      </w:r>
      <w:r>
        <w:t xml:space="preserve">Relative Humidity (RH) </w:t>
      </w:r>
      <w:r w:rsidRPr="56A32B6E">
        <w:t xml:space="preserve">and </w:t>
      </w:r>
      <w:r>
        <w:t>P</w:t>
      </w:r>
      <w:r w:rsidRPr="56A32B6E">
        <w:t>recipitation</w:t>
      </w:r>
      <w:r>
        <w:t xml:space="preserve"> (PCP)</w:t>
      </w:r>
      <w:r w:rsidRPr="56A32B6E">
        <w:t>.</w:t>
      </w:r>
    </w:p>
    <w:p w14:paraId="25AED9E6" w14:textId="74DC4CAF" w:rsidR="001179E4" w:rsidRDefault="00FD2FE7" w:rsidP="001179E4">
      <w:r w:rsidRPr="00FD2FE7">
        <w:rPr>
          <w:noProof/>
        </w:rPr>
        <w:drawing>
          <wp:inline distT="0" distB="0" distL="0" distR="0" wp14:anchorId="4276D34E" wp14:editId="29744232">
            <wp:extent cx="5943600" cy="2755900"/>
            <wp:effectExtent l="0" t="0" r="0" b="0"/>
            <wp:docPr id="1902107121" name="Picture 1" descr="A graph of a number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07121" name="Picture 1" descr="A graph of a number of different colored line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9467" w14:textId="55B1BDFD" w:rsidR="00C05F2F" w:rsidRDefault="00C05F2F" w:rsidP="00C05F2F">
      <w:pPr>
        <w:pStyle w:val="Caption"/>
      </w:pPr>
      <w:bookmarkStart w:id="246" w:name="OLE_LINK2"/>
      <w:r>
        <w:t xml:space="preserve">Figure </w:t>
      </w:r>
      <w:fldSimple w:instr=" SEQ Figure \* ARABIC ">
        <w:r w:rsidR="00861C6A">
          <w:rPr>
            <w:noProof/>
          </w:rPr>
          <w:t>5</w:t>
        </w:r>
      </w:fldSimple>
      <w:r w:rsidRPr="56A32B6E">
        <w:t xml:space="preserve">. </w:t>
      </w:r>
      <w:bookmarkEnd w:id="246"/>
      <w:r w:rsidRPr="56A32B6E">
        <w:t xml:space="preserve">Scatter plot of </w:t>
      </w:r>
      <w:r>
        <w:t>Initial Spread</w:t>
      </w:r>
      <w:r w:rsidRPr="56A32B6E">
        <w:t xml:space="preserve"> </w:t>
      </w:r>
      <w:r>
        <w:t>I</w:t>
      </w:r>
      <w:r w:rsidRPr="56A32B6E">
        <w:t xml:space="preserve">ndex </w:t>
      </w:r>
      <w:r>
        <w:t xml:space="preserve">(ISI) </w:t>
      </w:r>
      <w:r w:rsidRPr="56A32B6E">
        <w:t xml:space="preserve">versus </w:t>
      </w:r>
      <w:r>
        <w:t>Fine Fuel Moisture Code (FFMC)</w:t>
      </w:r>
      <w:r w:rsidRPr="56A32B6E">
        <w:t xml:space="preserve">, </w:t>
      </w:r>
      <w:r>
        <w:t>Wind Speed (WS)</w:t>
      </w:r>
      <w:r w:rsidRPr="56A32B6E">
        <w:t xml:space="preserve">, </w:t>
      </w:r>
      <w:r>
        <w:t xml:space="preserve">Relative Humidity (RH) </w:t>
      </w:r>
      <w:r w:rsidRPr="56A32B6E">
        <w:t xml:space="preserve">and </w:t>
      </w:r>
      <w:r>
        <w:t>P</w:t>
      </w:r>
      <w:r w:rsidRPr="56A32B6E">
        <w:t>recipitation</w:t>
      </w:r>
      <w:r>
        <w:t xml:space="preserve"> (PCP)</w:t>
      </w:r>
      <w:del w:id="247" w:author="Bernard Bernabeo" w:date="2024-11-24T21:04:00Z" w16du:dateUtc="2024-11-25T05:04:00Z">
        <w:r w:rsidRPr="56A32B6E" w:rsidDel="00AB05CD">
          <w:delText>.</w:delText>
        </w:r>
      </w:del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4"/>
        <w:gridCol w:w="4666"/>
      </w:tblGrid>
      <w:tr w:rsidR="00806EF3" w14:paraId="75067557" w14:textId="77777777" w:rsidTr="00C05F2F">
        <w:trPr>
          <w:trHeight w:val="3818"/>
        </w:trPr>
        <w:tc>
          <w:tcPr>
            <w:tcW w:w="4684" w:type="dxa"/>
            <w:vAlign w:val="center"/>
          </w:tcPr>
          <w:p w14:paraId="12405FDA" w14:textId="0D321C50" w:rsidR="001179E4" w:rsidRDefault="00623C77" w:rsidP="007F609A">
            <w:pPr>
              <w:jc w:val="center"/>
              <w:rPr>
                <w:rFonts w:cs="Arial"/>
                <w:b/>
                <w:bCs/>
              </w:rPr>
            </w:pPr>
            <w:r w:rsidRPr="00623C77">
              <w:rPr>
                <w:rFonts w:cs="Arial"/>
                <w:b/>
                <w:bCs/>
                <w:noProof/>
              </w:rPr>
              <w:drawing>
                <wp:inline distT="0" distB="0" distL="0" distR="0" wp14:anchorId="5674D15F" wp14:editId="3DF7A13D">
                  <wp:extent cx="2784915" cy="2324630"/>
                  <wp:effectExtent l="0" t="0" r="0" b="0"/>
                  <wp:docPr id="7347990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7990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834" cy="2355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6" w:type="dxa"/>
            <w:vAlign w:val="center"/>
          </w:tcPr>
          <w:p w14:paraId="4AA9F41A" w14:textId="006F1A92" w:rsidR="001179E4" w:rsidRDefault="004B7C01" w:rsidP="007F609A">
            <w:pPr>
              <w:jc w:val="center"/>
              <w:rPr>
                <w:rFonts w:cs="Arial"/>
                <w:b/>
                <w:bCs/>
              </w:rPr>
            </w:pPr>
            <w:r w:rsidRPr="004B7C01">
              <w:rPr>
                <w:rFonts w:cs="Arial"/>
                <w:b/>
                <w:bCs/>
                <w:noProof/>
              </w:rPr>
              <w:drawing>
                <wp:inline distT="0" distB="0" distL="0" distR="0" wp14:anchorId="415B0FF5" wp14:editId="71F3CD8F">
                  <wp:extent cx="2848436" cy="2377652"/>
                  <wp:effectExtent l="0" t="0" r="0" b="0"/>
                  <wp:docPr id="7578977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9772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8705" cy="2427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06EF3" w14:paraId="78E394C3" w14:textId="77777777" w:rsidTr="00C05F2F">
        <w:trPr>
          <w:trHeight w:val="3580"/>
        </w:trPr>
        <w:tc>
          <w:tcPr>
            <w:tcW w:w="4684" w:type="dxa"/>
            <w:vAlign w:val="center"/>
          </w:tcPr>
          <w:p w14:paraId="13D07A07" w14:textId="58F60DA0" w:rsidR="001179E4" w:rsidRDefault="00EC6FC5" w:rsidP="00EC6FC5">
            <w:pPr>
              <w:rPr>
                <w:rFonts w:cs="Arial"/>
                <w:b/>
                <w:bCs/>
              </w:rPr>
            </w:pPr>
            <w:r w:rsidRPr="00EC6FC5">
              <w:rPr>
                <w:noProof/>
              </w:rPr>
              <w:lastRenderedPageBreak/>
              <w:drawing>
                <wp:inline distT="0" distB="0" distL="0" distR="0" wp14:anchorId="3A23DC22" wp14:editId="0E85BA34">
                  <wp:extent cx="2860431" cy="2387665"/>
                  <wp:effectExtent l="0" t="0" r="0" b="0"/>
                  <wp:docPr id="1521312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131280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9441" cy="244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66" w:type="dxa"/>
            <w:vAlign w:val="center"/>
          </w:tcPr>
          <w:p w14:paraId="3FE615EA" w14:textId="1C079C4E" w:rsidR="001179E4" w:rsidRDefault="00806EF3" w:rsidP="007F609A">
            <w:pPr>
              <w:jc w:val="center"/>
              <w:rPr>
                <w:rFonts w:cs="Arial"/>
                <w:b/>
                <w:bCs/>
              </w:rPr>
            </w:pPr>
            <w:r w:rsidRPr="00806EF3">
              <w:rPr>
                <w:rFonts w:cs="Arial"/>
                <w:b/>
                <w:bCs/>
                <w:noProof/>
              </w:rPr>
              <w:drawing>
                <wp:inline distT="0" distB="0" distL="0" distR="0" wp14:anchorId="6B04113C" wp14:editId="74A86830">
                  <wp:extent cx="2695240" cy="2404696"/>
                  <wp:effectExtent l="0" t="0" r="0" b="0"/>
                  <wp:docPr id="10616505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165055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1190" cy="24100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3376" w:rsidDel="002F1657" w14:paraId="7FD27A6E" w14:textId="21D18308" w:rsidTr="00C05F2F">
        <w:trPr>
          <w:trHeight w:val="3580"/>
          <w:ins w:id="248" w:author="Khulan Jambalsuren" w:date="2024-11-24T18:45:00Z"/>
          <w:del w:id="249" w:author="Bernard Bernabeo" w:date="2024-11-24T18:54:00Z"/>
        </w:trPr>
        <w:tc>
          <w:tcPr>
            <w:tcW w:w="4684" w:type="dxa"/>
            <w:vAlign w:val="center"/>
          </w:tcPr>
          <w:p w14:paraId="32FD0FCD" w14:textId="6963AFEF" w:rsidR="00383376" w:rsidRPr="00EC6FC5" w:rsidDel="002F1657" w:rsidRDefault="000567E0" w:rsidP="00EC6FC5">
            <w:pPr>
              <w:rPr>
                <w:ins w:id="250" w:author="Khulan Jambalsuren" w:date="2024-11-24T18:45:00Z" w16du:dateUtc="2024-11-25T02:45:00Z"/>
                <w:del w:id="251" w:author="Bernard Bernabeo" w:date="2024-11-24T18:54:00Z" w16du:dateUtc="2024-11-25T02:54:00Z"/>
                <w:noProof/>
              </w:rPr>
            </w:pPr>
            <w:ins w:id="252" w:author="Khulan Jambalsuren" w:date="2024-11-24T18:48:00Z" w16du:dateUtc="2024-11-25T02:48:00Z">
              <w:del w:id="253" w:author="Bernard Bernabeo" w:date="2024-11-24T18:54:00Z" w16du:dateUtc="2024-11-25T02:54:00Z">
                <w:r w:rsidRPr="000567E0" w:rsidDel="002F1657">
                  <w:rPr>
                    <w:noProof/>
                  </w:rPr>
                  <w:drawing>
                    <wp:inline distT="0" distB="0" distL="0" distR="0" wp14:anchorId="65DE2DBD" wp14:editId="3FB59A37">
                      <wp:extent cx="2758440" cy="2463736"/>
                      <wp:effectExtent l="0" t="0" r="0" b="635"/>
                      <wp:docPr id="1492646736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492646736" name=""/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13438" cy="2512858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  <w:tc>
          <w:tcPr>
            <w:tcW w:w="4666" w:type="dxa"/>
            <w:vAlign w:val="center"/>
          </w:tcPr>
          <w:p w14:paraId="31540863" w14:textId="30615A4A" w:rsidR="00383376" w:rsidRPr="00806EF3" w:rsidDel="002F1657" w:rsidRDefault="000167DC" w:rsidP="007F609A">
            <w:pPr>
              <w:jc w:val="center"/>
              <w:rPr>
                <w:ins w:id="254" w:author="Khulan Jambalsuren" w:date="2024-11-24T18:45:00Z" w16du:dateUtc="2024-11-25T02:45:00Z"/>
                <w:del w:id="255" w:author="Bernard Bernabeo" w:date="2024-11-24T18:54:00Z" w16du:dateUtc="2024-11-25T02:54:00Z"/>
                <w:rFonts w:cs="Arial"/>
                <w:b/>
                <w:bCs/>
                <w:noProof/>
              </w:rPr>
            </w:pPr>
            <w:ins w:id="256" w:author="Khulan Jambalsuren" w:date="2024-11-24T18:49:00Z" w16du:dateUtc="2024-11-25T02:49:00Z">
              <w:del w:id="257" w:author="Bernard Bernabeo" w:date="2024-11-24T18:54:00Z" w16du:dateUtc="2024-11-25T02:54:00Z">
                <w:r w:rsidRPr="000167DC" w:rsidDel="002F1657">
                  <w:rPr>
                    <w:rFonts w:cs="Arial"/>
                    <w:b/>
                    <w:bCs/>
                    <w:noProof/>
                  </w:rPr>
                  <w:drawing>
                    <wp:inline distT="0" distB="0" distL="0" distR="0" wp14:anchorId="01495E68" wp14:editId="04414B2E">
                      <wp:extent cx="2834640" cy="2531793"/>
                      <wp:effectExtent l="0" t="0" r="0" b="0"/>
                      <wp:docPr id="90753290" name="Pictur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0753290" name=""/>
                              <pic:cNvPicPr/>
                            </pic:nvPicPr>
                            <pic:blipFill>
                              <a:blip r:embed="rId2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875960" cy="2568699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del>
            </w:ins>
          </w:p>
        </w:tc>
      </w:tr>
    </w:tbl>
    <w:p w14:paraId="4DCEE61D" w14:textId="77777777" w:rsidR="001179E4" w:rsidRDefault="001179E4" w:rsidP="001179E4">
      <w:pPr>
        <w:jc w:val="both"/>
        <w:rPr>
          <w:ins w:id="258" w:author="Bernard Bernabeo" w:date="2024-11-24T18:54:00Z" w16du:dateUtc="2024-11-25T02:54:00Z"/>
          <w:rFonts w:cs="Arial"/>
          <w:b/>
          <w:bCs/>
        </w:rPr>
      </w:pPr>
    </w:p>
    <w:p w14:paraId="52EE302F" w14:textId="3C02F3DF" w:rsidR="002F1657" w:rsidRDefault="002F1657" w:rsidP="002F1657">
      <w:pPr>
        <w:pStyle w:val="Caption"/>
        <w:rPr>
          <w:ins w:id="259" w:author="Bernard Bernabeo" w:date="2024-11-24T18:54:00Z" w16du:dateUtc="2024-11-25T02:54:00Z"/>
        </w:rPr>
      </w:pPr>
      <w:ins w:id="260" w:author="Bernard Bernabeo" w:date="2024-11-24T18:54:00Z" w16du:dateUtc="2024-11-25T02:54:00Z">
        <w:r>
          <w:t xml:space="preserve">Figure </w:t>
        </w:r>
      </w:ins>
      <w:ins w:id="261" w:author="Bernard Bernabeo" w:date="2024-11-24T18:55:00Z" w16du:dateUtc="2024-11-25T02:55:00Z">
        <w:r>
          <w:t>6</w:t>
        </w:r>
      </w:ins>
      <w:ins w:id="262" w:author="Bernard Bernabeo" w:date="2024-11-24T18:54:00Z" w16du:dateUtc="2024-11-25T02:54:00Z">
        <w:r w:rsidRPr="56A32B6E">
          <w:t xml:space="preserve">. Scatter plot of </w:t>
        </w:r>
        <w:r>
          <w:t>Fine Fuel Moisture Code (FFMC)</w:t>
        </w:r>
      </w:ins>
      <w:ins w:id="263" w:author="Bernard Bernabeo" w:date="2024-11-24T18:55:00Z" w16du:dateUtc="2024-11-25T02:55:00Z">
        <w:r>
          <w:t xml:space="preserve"> vs</w:t>
        </w:r>
      </w:ins>
      <w:ins w:id="264" w:author="Bernard Bernabeo" w:date="2024-11-24T18:54:00Z" w16du:dateUtc="2024-11-25T02:54:00Z">
        <w:r w:rsidRPr="56A32B6E">
          <w:t xml:space="preserve"> </w:t>
        </w:r>
        <w:r>
          <w:t xml:space="preserve">Relative Humidity (RH) </w:t>
        </w:r>
        <w:r w:rsidRPr="56A32B6E">
          <w:t xml:space="preserve">and </w:t>
        </w:r>
        <w:r>
          <w:t>P</w:t>
        </w:r>
        <w:r w:rsidRPr="56A32B6E">
          <w:t>recipitation</w:t>
        </w:r>
        <w:r>
          <w:t xml:space="preserve"> (PCP)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0"/>
        <w:gridCol w:w="4680"/>
      </w:tblGrid>
      <w:tr w:rsidR="002F1657" w14:paraId="01EC96ED" w14:textId="77777777" w:rsidTr="001D56C7">
        <w:trPr>
          <w:trHeight w:val="3818"/>
          <w:ins w:id="265" w:author="Bernard Bernabeo" w:date="2024-11-24T18:54:00Z"/>
        </w:trPr>
        <w:tc>
          <w:tcPr>
            <w:tcW w:w="4684" w:type="dxa"/>
            <w:vAlign w:val="center"/>
          </w:tcPr>
          <w:p w14:paraId="16BB63FB" w14:textId="28108472" w:rsidR="002F1657" w:rsidRDefault="002F1657" w:rsidP="001D56C7">
            <w:pPr>
              <w:jc w:val="center"/>
              <w:rPr>
                <w:ins w:id="266" w:author="Bernard Bernabeo" w:date="2024-11-24T18:54:00Z" w16du:dateUtc="2024-11-25T02:54:00Z"/>
                <w:rFonts w:cs="Arial"/>
                <w:b/>
                <w:bCs/>
              </w:rPr>
            </w:pPr>
            <w:ins w:id="267" w:author="Bernard Bernabeo" w:date="2024-11-24T18:54:00Z" w16du:dateUtc="2024-11-25T02:54:00Z">
              <w:r w:rsidRPr="000567E0">
                <w:rPr>
                  <w:noProof/>
                </w:rPr>
                <w:lastRenderedPageBreak/>
                <w:drawing>
                  <wp:inline distT="0" distB="0" distL="0" distR="0" wp14:anchorId="1CB5BED7" wp14:editId="03670524">
                    <wp:extent cx="2758440" cy="2463736"/>
                    <wp:effectExtent l="0" t="0" r="0" b="635"/>
                    <wp:docPr id="1473205696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492646736" name=""/>
                            <pic:cNvPicPr/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13438" cy="2512858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  <w:tc>
          <w:tcPr>
            <w:tcW w:w="4666" w:type="dxa"/>
            <w:vAlign w:val="center"/>
          </w:tcPr>
          <w:p w14:paraId="2DF743B1" w14:textId="56DB3CB4" w:rsidR="002F1657" w:rsidRDefault="002F1657" w:rsidP="001D56C7">
            <w:pPr>
              <w:jc w:val="center"/>
              <w:rPr>
                <w:ins w:id="268" w:author="Bernard Bernabeo" w:date="2024-11-24T18:54:00Z" w16du:dateUtc="2024-11-25T02:54:00Z"/>
                <w:rFonts w:cs="Arial"/>
                <w:b/>
                <w:bCs/>
              </w:rPr>
            </w:pPr>
            <w:ins w:id="269" w:author="Bernard Bernabeo" w:date="2024-11-24T18:54:00Z" w16du:dateUtc="2024-11-25T02:54:00Z">
              <w:r w:rsidRPr="000167DC">
                <w:rPr>
                  <w:rFonts w:cs="Arial"/>
                  <w:b/>
                  <w:bCs/>
                  <w:noProof/>
                </w:rPr>
                <w:drawing>
                  <wp:inline distT="0" distB="0" distL="0" distR="0" wp14:anchorId="33B49B56" wp14:editId="32B7F2D5">
                    <wp:extent cx="2834640" cy="2531793"/>
                    <wp:effectExtent l="0" t="0" r="0" b="0"/>
                    <wp:docPr id="531616861" name="Picture 1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90753290" name=""/>
                            <pic:cNvPicPr/>
                          </pic:nvPicPr>
                          <pic:blipFill>
                            <a:blip r:embed="rId2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875960" cy="2568699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ins>
          </w:p>
        </w:tc>
      </w:tr>
    </w:tbl>
    <w:p w14:paraId="69709409" w14:textId="77777777" w:rsidR="002F1657" w:rsidRDefault="002F1657" w:rsidP="001179E4">
      <w:pPr>
        <w:jc w:val="both"/>
        <w:rPr>
          <w:rFonts w:cs="Arial"/>
          <w:b/>
          <w:bCs/>
        </w:rPr>
      </w:pPr>
    </w:p>
    <w:p w14:paraId="053F1A41" w14:textId="1ED1A955" w:rsidR="001E1700" w:rsidRDefault="001E1700" w:rsidP="001E1700">
      <w:pPr>
        <w:pStyle w:val="Caption"/>
        <w:keepNext/>
        <w:jc w:val="both"/>
      </w:pPr>
      <w:r>
        <w:t xml:space="preserve">Figure </w:t>
      </w:r>
      <w:del w:id="270" w:author="Bernard Bernabeo" w:date="2024-11-24T18:55:00Z" w16du:dateUtc="2024-11-25T02:55:00Z">
        <w:r w:rsidR="00861C6A" w:rsidDel="002F1657">
          <w:fldChar w:fldCharType="begin"/>
        </w:r>
        <w:r w:rsidR="00861C6A" w:rsidDel="002F1657">
          <w:delInstrText xml:space="preserve"> SEQ Figure \* ARABIC </w:delInstrText>
        </w:r>
        <w:r w:rsidR="00861C6A" w:rsidDel="002F1657">
          <w:fldChar w:fldCharType="separate"/>
        </w:r>
        <w:r w:rsidR="00861C6A" w:rsidDel="002F1657">
          <w:rPr>
            <w:noProof/>
          </w:rPr>
          <w:delText>6</w:delText>
        </w:r>
        <w:r w:rsidR="00861C6A" w:rsidDel="002F1657">
          <w:rPr>
            <w:noProof/>
          </w:rPr>
          <w:fldChar w:fldCharType="end"/>
        </w:r>
      </w:del>
      <w:ins w:id="271" w:author="Bernard Bernabeo" w:date="2024-11-24T18:55:00Z" w16du:dateUtc="2024-11-25T02:55:00Z">
        <w:r w:rsidR="002F1657">
          <w:t>7</w:t>
        </w:r>
      </w:ins>
      <w:r>
        <w:t>. Time series plot for Fire Weather Index (2014-2023)</w:t>
      </w:r>
    </w:p>
    <w:p w14:paraId="7212696A" w14:textId="50504D8C" w:rsidR="001179E4" w:rsidRDefault="001E1700" w:rsidP="00A103DC">
      <w:pPr>
        <w:jc w:val="both"/>
        <w:rPr>
          <w:rFonts w:cs="Arial"/>
          <w:b/>
          <w:bCs/>
        </w:rPr>
      </w:pPr>
      <w:r w:rsidRPr="001E1700">
        <w:rPr>
          <w:rFonts w:cs="Arial"/>
          <w:b/>
          <w:bCs/>
          <w:noProof/>
        </w:rPr>
        <w:drawing>
          <wp:inline distT="0" distB="0" distL="0" distR="0" wp14:anchorId="33BBE3F4" wp14:editId="5A757A9F">
            <wp:extent cx="5943600" cy="3084830"/>
            <wp:effectExtent l="0" t="0" r="0" b="1270"/>
            <wp:docPr id="1918824571" name="Picture 1" descr="A graph of a graph showing the average fire weather inde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24571" name="Picture 1" descr="A graph of a graph showing the average fire weather index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5DE5" w14:textId="373E29C0" w:rsidR="002750F0" w:rsidRDefault="002750F0" w:rsidP="002750F0">
      <w:pPr>
        <w:pStyle w:val="Caption"/>
        <w:keepNext/>
        <w:jc w:val="both"/>
      </w:pPr>
      <w:r>
        <w:lastRenderedPageBreak/>
        <w:t xml:space="preserve">Figure </w:t>
      </w:r>
      <w:del w:id="272" w:author="Bernard Bernabeo" w:date="2024-11-24T18:55:00Z" w16du:dateUtc="2024-11-25T02:55:00Z">
        <w:r w:rsidR="00861C6A" w:rsidDel="002F1657">
          <w:fldChar w:fldCharType="begin"/>
        </w:r>
        <w:r w:rsidR="00861C6A" w:rsidDel="002F1657">
          <w:delInstrText xml:space="preserve"> SEQ Figure \* ARABIC </w:delInstrText>
        </w:r>
        <w:r w:rsidR="00861C6A" w:rsidDel="002F1657">
          <w:fldChar w:fldCharType="separate"/>
        </w:r>
        <w:r w:rsidR="00861C6A" w:rsidDel="002F1657">
          <w:rPr>
            <w:noProof/>
          </w:rPr>
          <w:delText>7</w:delText>
        </w:r>
        <w:r w:rsidR="00861C6A" w:rsidDel="002F1657">
          <w:rPr>
            <w:noProof/>
          </w:rPr>
          <w:fldChar w:fldCharType="end"/>
        </w:r>
      </w:del>
      <w:ins w:id="273" w:author="Bernard Bernabeo" w:date="2024-11-24T18:55:00Z" w16du:dateUtc="2024-11-25T02:55:00Z">
        <w:r w:rsidR="002F1657">
          <w:t>8</w:t>
        </w:r>
      </w:ins>
      <w:r>
        <w:t>. Time series plot of Temperature</w:t>
      </w:r>
    </w:p>
    <w:p w14:paraId="743EA384" w14:textId="1F4D0110" w:rsidR="002750F0" w:rsidRDefault="002750F0" w:rsidP="00A103DC">
      <w:pPr>
        <w:jc w:val="both"/>
        <w:rPr>
          <w:rFonts w:cs="Arial"/>
          <w:b/>
          <w:bCs/>
        </w:rPr>
      </w:pPr>
      <w:r w:rsidRPr="002750F0">
        <w:rPr>
          <w:rFonts w:cs="Arial"/>
          <w:b/>
          <w:bCs/>
          <w:noProof/>
        </w:rPr>
        <w:drawing>
          <wp:inline distT="0" distB="0" distL="0" distR="0" wp14:anchorId="682E72EA" wp14:editId="097F51F1">
            <wp:extent cx="5943600" cy="3084830"/>
            <wp:effectExtent l="0" t="0" r="0" b="1270"/>
            <wp:docPr id="1305193041" name="Picture 1" descr="A graph showing the temperature of the ye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193041" name="Picture 1" descr="A graph showing the temperature of the yea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8AE" w14:textId="371CED13" w:rsidR="00EE7914" w:rsidRPr="00EE7914" w:rsidRDefault="00EE7914" w:rsidP="00EE7914">
      <w:pPr>
        <w:pStyle w:val="Caption"/>
        <w:keepNext/>
        <w:jc w:val="both"/>
      </w:pPr>
      <w:r>
        <w:t xml:space="preserve">Figure </w:t>
      </w:r>
      <w:del w:id="274" w:author="Bernard Bernabeo" w:date="2024-11-24T18:55:00Z" w16du:dateUtc="2024-11-25T02:55:00Z">
        <w:r w:rsidR="00861C6A" w:rsidDel="002F1657">
          <w:fldChar w:fldCharType="begin"/>
        </w:r>
        <w:r w:rsidR="00861C6A" w:rsidDel="002F1657">
          <w:delInstrText xml:space="preserve"> SEQ Figure \* ARABIC </w:delInstrText>
        </w:r>
        <w:r w:rsidR="00861C6A" w:rsidDel="002F1657">
          <w:fldChar w:fldCharType="separate"/>
        </w:r>
        <w:r w:rsidR="00861C6A" w:rsidDel="002F1657">
          <w:rPr>
            <w:noProof/>
          </w:rPr>
          <w:delText>8</w:delText>
        </w:r>
        <w:r w:rsidR="00861C6A" w:rsidDel="002F1657">
          <w:rPr>
            <w:noProof/>
          </w:rPr>
          <w:fldChar w:fldCharType="end"/>
        </w:r>
      </w:del>
      <w:ins w:id="275" w:author="Bernard Bernabeo" w:date="2024-11-24T18:55:00Z" w16du:dateUtc="2024-11-25T02:55:00Z">
        <w:r w:rsidR="002F1657">
          <w:t>9</w:t>
        </w:r>
      </w:ins>
      <w:r>
        <w:t>. Time series plot of Fire Weather Index and Temperature</w:t>
      </w:r>
    </w:p>
    <w:p w14:paraId="3B6CD002" w14:textId="45F4A5EA" w:rsidR="00EE7914" w:rsidRDefault="00EE7914" w:rsidP="00A103DC">
      <w:pPr>
        <w:jc w:val="both"/>
        <w:rPr>
          <w:rFonts w:cs="Arial"/>
          <w:b/>
          <w:bCs/>
        </w:rPr>
      </w:pPr>
      <w:r w:rsidRPr="00EE7914">
        <w:rPr>
          <w:rFonts w:cs="Arial"/>
          <w:b/>
          <w:bCs/>
          <w:noProof/>
        </w:rPr>
        <w:drawing>
          <wp:inline distT="0" distB="0" distL="0" distR="0" wp14:anchorId="558DC96A" wp14:editId="31DB0220">
            <wp:extent cx="5943600" cy="2442845"/>
            <wp:effectExtent l="0" t="0" r="0" b="0"/>
            <wp:docPr id="1323146786" name="Picture 1" descr="A graph of a graph showing the temperature of a few month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46786" name="Picture 1" descr="A graph of a graph showing the temperature of a few months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D5BD" w14:textId="327722A2" w:rsidR="00861C6A" w:rsidRDefault="00861C6A" w:rsidP="00861C6A">
      <w:pPr>
        <w:pStyle w:val="Caption"/>
        <w:keepNext/>
        <w:jc w:val="both"/>
      </w:pPr>
      <w:r>
        <w:lastRenderedPageBreak/>
        <w:t xml:space="preserve">Figure </w:t>
      </w:r>
      <w:del w:id="276" w:author="Bernard Bernabeo" w:date="2024-11-24T18:56:00Z" w16du:dateUtc="2024-11-25T02:56:00Z">
        <w:r w:rsidDel="002F1657">
          <w:fldChar w:fldCharType="begin"/>
        </w:r>
        <w:r w:rsidDel="002F1657">
          <w:delInstrText xml:space="preserve"> SEQ Figure \* ARABIC </w:delInstrText>
        </w:r>
        <w:r w:rsidDel="002F1657">
          <w:fldChar w:fldCharType="separate"/>
        </w:r>
        <w:r w:rsidDel="002F1657">
          <w:rPr>
            <w:noProof/>
          </w:rPr>
          <w:delText>9</w:delText>
        </w:r>
        <w:r w:rsidDel="002F1657">
          <w:rPr>
            <w:noProof/>
          </w:rPr>
          <w:fldChar w:fldCharType="end"/>
        </w:r>
      </w:del>
      <w:ins w:id="277" w:author="Bernard Bernabeo" w:date="2024-11-24T18:56:00Z" w16du:dateUtc="2024-11-25T02:56:00Z">
        <w:r w:rsidR="002F1657">
          <w:t>10</w:t>
        </w:r>
      </w:ins>
      <w:r>
        <w:t xml:space="preserve">. Time series plot of Relative Humidity </w:t>
      </w:r>
    </w:p>
    <w:p w14:paraId="591F5B52" w14:textId="2DBD24B6" w:rsidR="00861C6A" w:rsidRDefault="00861C6A" w:rsidP="00A103DC">
      <w:pPr>
        <w:jc w:val="both"/>
        <w:rPr>
          <w:rFonts w:cs="Arial"/>
          <w:b/>
          <w:bCs/>
        </w:rPr>
      </w:pPr>
      <w:r w:rsidRPr="00861C6A">
        <w:rPr>
          <w:rFonts w:cs="Arial"/>
          <w:b/>
          <w:bCs/>
          <w:noProof/>
        </w:rPr>
        <w:drawing>
          <wp:inline distT="0" distB="0" distL="0" distR="0" wp14:anchorId="4C363741" wp14:editId="03A06809">
            <wp:extent cx="5943600" cy="2934335"/>
            <wp:effectExtent l="0" t="0" r="0" b="0"/>
            <wp:docPr id="1884136281" name="Picture 1" descr="A graph of a graph showing the temperature of the ye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136281" name="Picture 1" descr="A graph of a graph showing the temperature of the yea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0B15" w14:textId="2547C429" w:rsidR="00D02476" w:rsidRPr="00D02476" w:rsidRDefault="00D02476" w:rsidP="00D02476">
      <w:pPr>
        <w:pStyle w:val="Caption"/>
        <w:keepNext/>
        <w:jc w:val="both"/>
      </w:pPr>
      <w:r>
        <w:t xml:space="preserve">Figure </w:t>
      </w:r>
      <w:del w:id="278" w:author="Bernard Bernabeo" w:date="2024-11-24T18:56:00Z" w16du:dateUtc="2024-11-25T02:56:00Z">
        <w:r w:rsidDel="002F1657">
          <w:fldChar w:fldCharType="begin"/>
        </w:r>
        <w:r w:rsidDel="002F1657">
          <w:delInstrText xml:space="preserve"> SEQ Figure \* ARABIC </w:delInstrText>
        </w:r>
        <w:r w:rsidDel="002F1657">
          <w:fldChar w:fldCharType="separate"/>
        </w:r>
        <w:r w:rsidDel="002F1657">
          <w:rPr>
            <w:noProof/>
          </w:rPr>
          <w:delText>9</w:delText>
        </w:r>
        <w:r w:rsidDel="002F1657">
          <w:rPr>
            <w:noProof/>
          </w:rPr>
          <w:fldChar w:fldCharType="end"/>
        </w:r>
      </w:del>
      <w:ins w:id="279" w:author="Bernard Bernabeo" w:date="2024-11-24T18:56:00Z" w16du:dateUtc="2024-11-25T02:56:00Z">
        <w:r w:rsidR="002F1657">
          <w:t>11</w:t>
        </w:r>
      </w:ins>
      <w:r>
        <w:t xml:space="preserve">. Time series plot of Precipitation  </w:t>
      </w:r>
    </w:p>
    <w:p w14:paraId="35731FA8" w14:textId="701F8679" w:rsidR="00D02476" w:rsidDel="00473A05" w:rsidRDefault="00D02476" w:rsidP="00A103DC">
      <w:pPr>
        <w:jc w:val="both"/>
        <w:rPr>
          <w:del w:id="280" w:author="Khulan Jambalsuren" w:date="2024-11-24T18:02:00Z" w16du:dateUtc="2024-11-25T02:02:00Z"/>
          <w:rFonts w:cs="Arial"/>
          <w:b/>
          <w:bCs/>
        </w:rPr>
      </w:pPr>
      <w:r w:rsidRPr="00D02476">
        <w:rPr>
          <w:rFonts w:cs="Arial"/>
          <w:b/>
          <w:bCs/>
          <w:noProof/>
        </w:rPr>
        <w:drawing>
          <wp:inline distT="0" distB="0" distL="0" distR="0" wp14:anchorId="0476CE5D" wp14:editId="62215893">
            <wp:extent cx="5943600" cy="3162300"/>
            <wp:effectExtent l="0" t="0" r="0" b="0"/>
            <wp:docPr id="282019335" name="Picture 1" descr="A graph with green lines and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019335" name="Picture 1" descr="A graph with green lines and red do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D1FF" w14:textId="512FC958" w:rsidR="00AD14C4" w:rsidDel="00473A05" w:rsidRDefault="00AD14C4" w:rsidP="00A103DC">
      <w:pPr>
        <w:jc w:val="both"/>
        <w:rPr>
          <w:del w:id="281" w:author="Khulan Jambalsuren" w:date="2024-11-24T18:02:00Z" w16du:dateUtc="2024-11-25T02:02:00Z"/>
          <w:rFonts w:cs="Arial"/>
          <w:b/>
          <w:bCs/>
        </w:rPr>
      </w:pPr>
    </w:p>
    <w:p w14:paraId="4ED8D98D" w14:textId="314C1733" w:rsidR="00AD14C4" w:rsidDel="00473A05" w:rsidRDefault="00AD14C4" w:rsidP="00A103DC">
      <w:pPr>
        <w:jc w:val="both"/>
        <w:rPr>
          <w:del w:id="282" w:author="Khulan Jambalsuren" w:date="2024-11-24T18:02:00Z" w16du:dateUtc="2024-11-25T02:02:00Z"/>
          <w:rFonts w:cs="Arial"/>
          <w:b/>
          <w:bCs/>
        </w:rPr>
      </w:pPr>
    </w:p>
    <w:p w14:paraId="69F85DC8" w14:textId="77777777" w:rsidR="00AD14C4" w:rsidRDefault="00AD14C4" w:rsidP="00A103DC">
      <w:pPr>
        <w:jc w:val="both"/>
        <w:rPr>
          <w:rFonts w:cs="Arial"/>
          <w:b/>
          <w:bCs/>
        </w:rPr>
      </w:pPr>
    </w:p>
    <w:p w14:paraId="61431182" w14:textId="003482D6" w:rsidR="00AD14C4" w:rsidRDefault="00AD14C4" w:rsidP="00AD14C4">
      <w:pPr>
        <w:pStyle w:val="Caption"/>
      </w:pPr>
      <w:r>
        <w:lastRenderedPageBreak/>
        <w:t xml:space="preserve">Figure </w:t>
      </w:r>
      <w:del w:id="283" w:author="Bernard Bernabeo" w:date="2024-11-24T18:56:00Z" w16du:dateUtc="2024-11-25T02:56:00Z">
        <w:r w:rsidDel="002F1657">
          <w:fldChar w:fldCharType="begin"/>
        </w:r>
        <w:r w:rsidDel="002F1657">
          <w:delInstrText xml:space="preserve"> SEQ Figure \* ARABIC </w:delInstrText>
        </w:r>
        <w:r w:rsidDel="002F1657">
          <w:fldChar w:fldCharType="separate"/>
        </w:r>
        <w:r w:rsidDel="002F1657">
          <w:rPr>
            <w:noProof/>
          </w:rPr>
          <w:delText>11</w:delText>
        </w:r>
        <w:r w:rsidDel="002F1657">
          <w:rPr>
            <w:noProof/>
          </w:rPr>
          <w:fldChar w:fldCharType="end"/>
        </w:r>
      </w:del>
      <w:ins w:id="284" w:author="Bernard Bernabeo" w:date="2024-11-24T18:56:00Z" w16du:dateUtc="2024-11-25T02:56:00Z">
        <w:r w:rsidR="002F1657">
          <w:t>12</w:t>
        </w:r>
      </w:ins>
      <w:r w:rsidRPr="56A32B6E">
        <w:t xml:space="preserve">. Scatter plot of </w:t>
      </w:r>
      <w:r w:rsidR="002E347F">
        <w:t>Fire Weather</w:t>
      </w:r>
      <w:r w:rsidRPr="56A32B6E">
        <w:t xml:space="preserve"> </w:t>
      </w:r>
      <w:r>
        <w:t>I</w:t>
      </w:r>
      <w:r w:rsidRPr="56A32B6E">
        <w:t xml:space="preserve">ndex </w:t>
      </w:r>
      <w:r>
        <w:t>(</w:t>
      </w:r>
      <w:ins w:id="285" w:author="Bernard Bernabeo" w:date="2024-11-24T21:05:00Z" w16du:dateUtc="2024-11-25T05:05:00Z">
        <w:r w:rsidR="00AB05CD">
          <w:t>FWI)</w:t>
        </w:r>
      </w:ins>
      <w:del w:id="286" w:author="Bernard Bernabeo" w:date="2024-11-24T21:05:00Z" w16du:dateUtc="2024-11-25T05:05:00Z">
        <w:r w:rsidDel="00AB05CD">
          <w:delText>ISI)</w:delText>
        </w:r>
      </w:del>
      <w:r>
        <w:t xml:space="preserve"> </w:t>
      </w:r>
      <w:r w:rsidRPr="56A32B6E">
        <w:t xml:space="preserve">versus </w:t>
      </w:r>
      <w:ins w:id="287" w:author="Bernard Bernabeo" w:date="2024-11-24T21:05:00Z" w16du:dateUtc="2024-11-25T05:05:00Z">
        <w:r w:rsidR="00AB05CD">
          <w:t>T</w:t>
        </w:r>
      </w:ins>
      <w:del w:id="288" w:author="Bernard Bernabeo" w:date="2024-11-24T21:05:00Z" w16du:dateUtc="2024-11-25T05:05:00Z">
        <w:r w:rsidR="002E347F" w:rsidDel="00AB05CD">
          <w:delText>t</w:delText>
        </w:r>
      </w:del>
      <w:r w:rsidR="002E347F">
        <w:t>emperature, Relative Humidity</w:t>
      </w:r>
      <w:ins w:id="289" w:author="Bernard Bernabeo" w:date="2024-11-24T21:06:00Z" w16du:dateUtc="2024-11-25T05:06:00Z">
        <w:r w:rsidR="00AB05CD">
          <w:t xml:space="preserve"> (RH)</w:t>
        </w:r>
      </w:ins>
      <w:r w:rsidR="002E347F">
        <w:t xml:space="preserve"> and Precipitation</w:t>
      </w:r>
      <w:ins w:id="290" w:author="Bernard Bernabeo" w:date="2024-11-24T21:06:00Z" w16du:dateUtc="2024-11-25T05:06:00Z">
        <w:r w:rsidR="00AB05CD">
          <w:t xml:space="preserve"> (PCP)</w:t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291" w:author="Khulan Jambalsuren" w:date="2024-11-24T18:30:00Z" w16du:dateUtc="2024-11-25T02:30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4784"/>
        <w:gridCol w:w="4566"/>
        <w:tblGridChange w:id="292">
          <w:tblGrid>
            <w:gridCol w:w="4784"/>
            <w:gridCol w:w="4566"/>
          </w:tblGrid>
        </w:tblGridChange>
      </w:tblGrid>
      <w:tr w:rsidR="009F3E37" w14:paraId="5932A8E9" w14:textId="77777777" w:rsidTr="00564577">
        <w:trPr>
          <w:trHeight w:val="3818"/>
          <w:trPrChange w:id="293" w:author="Khulan Jambalsuren" w:date="2024-11-24T18:30:00Z" w16du:dateUtc="2024-11-25T02:30:00Z">
            <w:trPr>
              <w:trHeight w:val="3818"/>
            </w:trPr>
          </w:trPrChange>
        </w:trPr>
        <w:tc>
          <w:tcPr>
            <w:tcW w:w="4784" w:type="dxa"/>
            <w:vAlign w:val="center"/>
            <w:tcPrChange w:id="294" w:author="Khulan Jambalsuren" w:date="2024-11-24T18:30:00Z" w16du:dateUtc="2024-11-25T02:30:00Z">
              <w:tcPr>
                <w:tcW w:w="4684" w:type="dxa"/>
                <w:vAlign w:val="center"/>
              </w:tcPr>
            </w:tcPrChange>
          </w:tcPr>
          <w:p w14:paraId="650387C2" w14:textId="267FA030" w:rsidR="00AD14C4" w:rsidRDefault="005465C0">
            <w:pPr>
              <w:jc w:val="center"/>
              <w:rPr>
                <w:rFonts w:cs="Arial"/>
                <w:b/>
                <w:bCs/>
              </w:rPr>
            </w:pPr>
            <w:r w:rsidRPr="005465C0">
              <w:rPr>
                <w:rFonts w:cs="Arial"/>
                <w:b/>
                <w:bCs/>
                <w:noProof/>
              </w:rPr>
              <w:drawing>
                <wp:inline distT="0" distB="0" distL="0" distR="0" wp14:anchorId="0931110E" wp14:editId="1352401F">
                  <wp:extent cx="2719754" cy="2266461"/>
                  <wp:effectExtent l="0" t="0" r="0" b="0"/>
                  <wp:docPr id="17682796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8279698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961" cy="23391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6" w:type="dxa"/>
            <w:vAlign w:val="center"/>
            <w:tcPrChange w:id="295" w:author="Khulan Jambalsuren" w:date="2024-11-24T18:30:00Z" w16du:dateUtc="2024-11-25T02:30:00Z">
              <w:tcPr>
                <w:tcW w:w="4666" w:type="dxa"/>
                <w:vAlign w:val="center"/>
              </w:tcPr>
            </w:tcPrChange>
          </w:tcPr>
          <w:p w14:paraId="537C0E05" w14:textId="2091736D" w:rsidR="00AD14C4" w:rsidRDefault="00E71292">
            <w:pPr>
              <w:jc w:val="center"/>
              <w:rPr>
                <w:rFonts w:cs="Arial"/>
                <w:b/>
                <w:bCs/>
              </w:rPr>
            </w:pPr>
            <w:r w:rsidRPr="00E71292">
              <w:rPr>
                <w:rFonts w:cs="Arial"/>
                <w:b/>
                <w:bCs/>
                <w:noProof/>
              </w:rPr>
              <w:drawing>
                <wp:inline distT="0" distB="0" distL="0" distR="0" wp14:anchorId="0705D240" wp14:editId="03BABB6C">
                  <wp:extent cx="2775850" cy="2313208"/>
                  <wp:effectExtent l="0" t="0" r="5715" b="0"/>
                  <wp:docPr id="765393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5393292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61" cy="2386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4577" w14:paraId="2C09B7A2" w14:textId="77777777" w:rsidTr="00564577">
        <w:trPr>
          <w:gridAfter w:val="1"/>
          <w:wAfter w:w="4566" w:type="dxa"/>
          <w:trHeight w:val="4222"/>
          <w:trPrChange w:id="296" w:author="Khulan Jambalsuren" w:date="2024-11-24T18:30:00Z" w16du:dateUtc="2024-11-25T02:30:00Z">
            <w:trPr>
              <w:gridAfter w:val="1"/>
              <w:trHeight w:val="4222"/>
            </w:trPr>
          </w:trPrChange>
        </w:trPr>
        <w:tc>
          <w:tcPr>
            <w:tcW w:w="4784" w:type="dxa"/>
            <w:vAlign w:val="center"/>
            <w:tcPrChange w:id="297" w:author="Khulan Jambalsuren" w:date="2024-11-24T18:30:00Z" w16du:dateUtc="2024-11-25T02:30:00Z">
              <w:tcPr>
                <w:tcW w:w="4684" w:type="dxa"/>
                <w:vAlign w:val="center"/>
              </w:tcPr>
            </w:tcPrChange>
          </w:tcPr>
          <w:p w14:paraId="0786DD59" w14:textId="4C12D214" w:rsidR="00564577" w:rsidRDefault="00564577">
            <w:pPr>
              <w:rPr>
                <w:rFonts w:cs="Arial"/>
                <w:b/>
                <w:bCs/>
              </w:rPr>
            </w:pPr>
            <w:r w:rsidRPr="009F3E37">
              <w:rPr>
                <w:rFonts w:cs="Arial"/>
                <w:b/>
                <w:bCs/>
                <w:noProof/>
              </w:rPr>
              <w:drawing>
                <wp:inline distT="0" distB="0" distL="0" distR="0" wp14:anchorId="091232B2" wp14:editId="4540ECE4">
                  <wp:extent cx="2919047" cy="2432540"/>
                  <wp:effectExtent l="0" t="0" r="2540" b="6350"/>
                  <wp:docPr id="1664073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407368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643" cy="2477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8BFCF" w14:textId="77777777" w:rsidR="00D02476" w:rsidRDefault="00D02476" w:rsidP="00A103DC">
      <w:pPr>
        <w:jc w:val="both"/>
        <w:rPr>
          <w:rFonts w:cs="Arial"/>
          <w:b/>
          <w:bCs/>
        </w:rPr>
      </w:pPr>
    </w:p>
    <w:p w14:paraId="5519DCD6" w14:textId="77777777" w:rsidR="009B230D" w:rsidRDefault="009B230D">
      <w:pPr>
        <w:rPr>
          <w:ins w:id="298" w:author="Khulan Jambalsuren" w:date="2024-11-24T18:44:00Z" w16du:dateUtc="2024-11-25T02:44:00Z"/>
          <w:rFonts w:eastAsiaTheme="majorEastAsia" w:cstheme="majorBidi"/>
          <w:b/>
          <w:color w:val="0F4761" w:themeColor="accent1" w:themeShade="BF"/>
          <w:sz w:val="28"/>
          <w:szCs w:val="32"/>
        </w:rPr>
      </w:pPr>
      <w:ins w:id="299" w:author="Khulan Jambalsuren" w:date="2024-11-24T18:44:00Z" w16du:dateUtc="2024-11-25T02:44:00Z">
        <w:r>
          <w:br w:type="page"/>
        </w:r>
      </w:ins>
    </w:p>
    <w:p w14:paraId="0A5B6152" w14:textId="7FC21E85" w:rsidR="00FB2647" w:rsidRPr="00FB2647" w:rsidRDefault="00FB2647" w:rsidP="00FB2647">
      <w:pPr>
        <w:pStyle w:val="Heading2"/>
      </w:pPr>
      <w:r w:rsidRPr="00FB2647">
        <w:lastRenderedPageBreak/>
        <w:t xml:space="preserve">Appendix </w:t>
      </w:r>
      <w:r>
        <w:t>–</w:t>
      </w:r>
      <w:r w:rsidRPr="00FB2647">
        <w:t xml:space="preserve"> </w:t>
      </w:r>
      <w:r>
        <w:t>R Codes</w:t>
      </w:r>
    </w:p>
    <w:p w14:paraId="2CFAF6F9" w14:textId="6E2B3349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setwd("/Users/khulanj/Documents/project2/Cleaned/")</w:t>
      </w:r>
    </w:p>
    <w:p w14:paraId="32E1827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056675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Install packages</w:t>
      </w:r>
    </w:p>
    <w:p w14:paraId="5DC8691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install.packages("ggplot2")</w:t>
      </w:r>
    </w:p>
    <w:p w14:paraId="6C73D54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install.packages("lubridate")</w:t>
      </w:r>
    </w:p>
    <w:p w14:paraId="32C989F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install.packages("data.table")</w:t>
      </w:r>
    </w:p>
    <w:p w14:paraId="78BE90B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install.packages("pheatmap")</w:t>
      </w:r>
    </w:p>
    <w:p w14:paraId="41C36B7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install.packages("corrplot")</w:t>
      </w:r>
    </w:p>
    <w:p w14:paraId="00FF898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install.packages("tidyverse")</w:t>
      </w:r>
    </w:p>
    <w:p w14:paraId="664BE83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09178C1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# Load necessary library </w:t>
      </w:r>
    </w:p>
    <w:p w14:paraId="676585E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library(dplyr) </w:t>
      </w:r>
    </w:p>
    <w:p w14:paraId="3CCEAFF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library(readxl)</w:t>
      </w:r>
    </w:p>
    <w:p w14:paraId="604116F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library(ggplot2)</w:t>
      </w:r>
    </w:p>
    <w:p w14:paraId="3C1A7D6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library(lubridate)</w:t>
      </w:r>
    </w:p>
    <w:p w14:paraId="5F49044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library(data.table)</w:t>
      </w:r>
    </w:p>
    <w:p w14:paraId="0F35CB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library(pheatmap)</w:t>
      </w:r>
    </w:p>
    <w:p w14:paraId="1DDDC69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library(corrplot)</w:t>
      </w:r>
    </w:p>
    <w:p w14:paraId="6017D01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0C95EDC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data_2023 &lt;- read.csv("2023_hotspots_cleaned.csv")</w:t>
      </w:r>
    </w:p>
    <w:p w14:paraId="6ECF975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data_2022 &lt;- read.csv("2022_hotspots_cleaned.csv")</w:t>
      </w:r>
    </w:p>
    <w:p w14:paraId="2CEE2A0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data_2021 &lt;- read.csv("2021_hotspots_cleaned.csv")</w:t>
      </w:r>
    </w:p>
    <w:p w14:paraId="47CFB37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data_2020 &lt;- read.csv("2020_hotspots_cleaned.csv")</w:t>
      </w:r>
    </w:p>
    <w:p w14:paraId="0624194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data_2019 &lt;- read.csv("2019_hotspots_cleaned.csv")</w:t>
      </w:r>
    </w:p>
    <w:p w14:paraId="31E950E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data_2018 &lt;- read.csv("2018_hotspots_cleaned.csv")</w:t>
      </w:r>
    </w:p>
    <w:p w14:paraId="5ED10DD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data_2017 &lt;- read.csv("2017_hotspots_cleaned.csv")</w:t>
      </w:r>
    </w:p>
    <w:p w14:paraId="150D219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data_2016 &lt;- read.csv("2016_hotspots_cleaned.csv")</w:t>
      </w:r>
    </w:p>
    <w:p w14:paraId="33CD621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data_2015 &lt;- read.csv("2015_hotspots_cleaned.csv")</w:t>
      </w:r>
    </w:p>
    <w:p w14:paraId="6938B87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data_2014 &lt;- read.csv("2014_hotspots_cleaned.csv")</w:t>
      </w:r>
    </w:p>
    <w:p w14:paraId="400A6CB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6AF9E2D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datasets &lt;- list(data_2023, data_2022, data_2021, data_2020, data_2019, data_2018, data_2017, data_2016, data_2015, data_2014)</w:t>
      </w:r>
    </w:p>
    <w:p w14:paraId="0F7FAEE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datasets &lt;- lapply(datasets, function(df) {</w:t>
      </w:r>
    </w:p>
    <w:p w14:paraId="30652C6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colnames(df) &lt;- tolower(colnames(df))  # Convert column names to lowercase</w:t>
      </w:r>
    </w:p>
    <w:p w14:paraId="34665C5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return(df)</w:t>
      </w:r>
    </w:p>
    <w:p w14:paraId="55F244E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})</w:t>
      </w:r>
    </w:p>
    <w:p w14:paraId="4A4A72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2514293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full_data &lt;- bind_rows(datasets) </w:t>
      </w:r>
    </w:p>
    <w:p w14:paraId="117D311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0AD1159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Converting year-month to date format</w:t>
      </w:r>
    </w:p>
    <w:p w14:paraId="12366B0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date_parsed &lt;- ym(full_data$year.month)</w:t>
      </w:r>
    </w:p>
    <w:p w14:paraId="4CB5646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year_month &lt;- format(date_parsed, "%Y-%m")</w:t>
      </w:r>
    </w:p>
    <w:p w14:paraId="65D8BFD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47449CC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# Creating pivot table based on year-month </w:t>
      </w:r>
    </w:p>
    <w:p w14:paraId="2E4074C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79CD16B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setDT(full_data) </w:t>
      </w:r>
    </w:p>
    <w:p w14:paraId="4BED403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 &lt;- full_data[, .(</w:t>
      </w:r>
    </w:p>
    <w:p w14:paraId="67C4B6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average_temp = mean(temp, na.rm = TRUE),</w:t>
      </w:r>
    </w:p>
    <w:p w14:paraId="009CFB4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average_rh = mean(rh, na.rm = TRUE),</w:t>
      </w:r>
    </w:p>
    <w:p w14:paraId="2160660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average_ws = mean(ws, na.rm = TRUE),</w:t>
      </w:r>
    </w:p>
    <w:p w14:paraId="0A37CE5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average_wd = mean(wd, na.rm = TRUE),</w:t>
      </w:r>
    </w:p>
    <w:p w14:paraId="19F418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average_pcp = mean(pcp, na.rm = TRUE), </w:t>
      </w:r>
    </w:p>
    <w:p w14:paraId="445F47E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average_ffmc = mean(ffmc, na.rm = TRUE), </w:t>
      </w:r>
    </w:p>
    <w:p w14:paraId="16566D9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average_dmc = mean(dmc, na.rm = TRUE), </w:t>
      </w:r>
    </w:p>
    <w:p w14:paraId="0CB6A44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average_dc = mean(dc, na.rm = TRUE),</w:t>
      </w:r>
    </w:p>
    <w:p w14:paraId="55C905A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average_isi = mean(isi, na.rm = TRUE),</w:t>
      </w:r>
    </w:p>
    <w:p w14:paraId="1BEA5A3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average_bui = mean(bui, na.rm = TRUE), </w:t>
      </w:r>
    </w:p>
    <w:p w14:paraId="0893D09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average_fwi = mean(fwi, na.rm = TRUE), </w:t>
      </w:r>
    </w:p>
    <w:p w14:paraId="29B5035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average_ros = mean(ros, na.rm = TRUE),</w:t>
      </w:r>
    </w:p>
    <w:p w14:paraId="204D46E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average_sfc = mean(sfc, na.rm = TRUE), </w:t>
      </w:r>
    </w:p>
    <w:p w14:paraId="4FA66EF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average_tfc = mean(tfc, na.rm = TRUE),</w:t>
      </w:r>
    </w:p>
    <w:p w14:paraId="3EFB485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average_hfi = mean(hfi, na.rm = TRUE),</w:t>
      </w:r>
    </w:p>
    <w:p w14:paraId="49138A0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average_cfb = mean(cfb, na.rm = TRUE),</w:t>
      </w:r>
    </w:p>
    <w:p w14:paraId="0DA1EBA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average_pcuring = mean(pcuring, na.rm = TRUE)),</w:t>
      </w:r>
    </w:p>
    <w:p w14:paraId="17DA54B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by = .(year_month)]</w:t>
      </w:r>
    </w:p>
    <w:p w14:paraId="2DF0AB4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print(pivot_table_ave_year_month)</w:t>
      </w:r>
    </w:p>
    <w:p w14:paraId="04E8730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6490B28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---------------------------------BUI------------------------------------------</w:t>
      </w:r>
    </w:p>
    <w:p w14:paraId="1E1D8B4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# PLOTTING - BUI </w:t>
      </w:r>
    </w:p>
    <w:p w14:paraId="6E742EE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TIME-SERIES (LINE PLOT)</w:t>
      </w:r>
    </w:p>
    <w:p w14:paraId="7A3747A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5C4AA4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Create the time-series BUI _WHOLE 10-YR PERIOD_WHOLE CANADA</w:t>
      </w:r>
    </w:p>
    <w:p w14:paraId="54C66E0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5B78719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year_month, y = average_bui)) +</w:t>
      </w:r>
    </w:p>
    <w:p w14:paraId="36A98BC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geom_line(color = "blue3", size = 1, alpha = 0.7) + </w:t>
      </w:r>
    </w:p>
    <w:p w14:paraId="21647C2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"blue3", size = 2, shape = 16) +</w:t>
      </w:r>
    </w:p>
    <w:p w14:paraId="26FADD3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labs(</w:t>
      </w:r>
    </w:p>
    <w:p w14:paraId="0105A86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Buildup Index (2014 to 2023)",</w:t>
      </w:r>
    </w:p>
    <w:p w14:paraId="51194E7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52E3A15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"Average BUI"</w:t>
      </w:r>
    </w:p>
    <w:p w14:paraId="01B16CD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0EA811C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60BDB05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6822F64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204F31F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193C128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30A01B1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geom_hline(yintercept = 90, linetype = "dashed", color = "red", size = 1) +</w:t>
      </w:r>
    </w:p>
    <w:p w14:paraId="093CFF5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041CF50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18, face = "bold", hjust = 0.5),</w:t>
      </w:r>
    </w:p>
    <w:p w14:paraId="65F1563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7684CCF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5FB9571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644FAC6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 </w:t>
      </w:r>
    </w:p>
    <w:p w14:paraId="5F95E67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14B6AD5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F25654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8AA6FB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#Correlation coefficient BUI vs FFMC per year-month</w:t>
      </w:r>
    </w:p>
    <w:p w14:paraId="5D8C980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cor_bui_ffmc &lt;- cor(pivot_table_ave_year_month$average_bui, pivot_table_ave_year_month$average_ffmc)</w:t>
      </w:r>
    </w:p>
    <w:p w14:paraId="75B1D2A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41EB701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BUI vs FFMC per year-month</w:t>
      </w:r>
    </w:p>
    <w:p w14:paraId="0038F6C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average_ffmc, y = average_bui)) +</w:t>
      </w:r>
    </w:p>
    <w:p w14:paraId="245F2B5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 alpha = 0.7) +           </w:t>
      </w:r>
    </w:p>
    <w:p w14:paraId="720FAC8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BUI vs FFMC") +  </w:t>
      </w:r>
    </w:p>
    <w:p w14:paraId="5E59ED0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xlab("Fine Fuel Moisture Code") +        </w:t>
      </w:r>
    </w:p>
    <w:p w14:paraId="3AE67A9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ylab("Buildup Index") +     </w:t>
      </w:r>
    </w:p>
    <w:p w14:paraId="36FA897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4477749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35BFA13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139879D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5B873C8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min(pivot_table_ave_year_month$average_ffmc) * 0.9, </w:t>
      </w:r>
    </w:p>
    <w:p w14:paraId="6E29871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         y = max(pivot_table_ave_year_month$average_bui) * 0.8, </w:t>
      </w:r>
    </w:p>
    <w:p w14:paraId="4A316AB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round(cor_bui_ffmc, 2)), </w:t>
      </w:r>
    </w:p>
    <w:p w14:paraId="64D76F4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37D5DD1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228FF92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0856045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66F0654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2F6A241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15F680C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2CB6717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6E2C882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D70EFE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#Correlation coefficient BUI vs FFMC per year-month</w:t>
      </w:r>
    </w:p>
    <w:p w14:paraId="30B13F2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cor_bui_dc &lt;- cor(pivot_table_ave_year_month$average_bui, pivot_table_ave_year_month$average_dc)</w:t>
      </w:r>
    </w:p>
    <w:p w14:paraId="1AD1604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6D67C08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BUI vs DC per year-month</w:t>
      </w:r>
    </w:p>
    <w:p w14:paraId="405236D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average_dc, y = average_bui)) +</w:t>
      </w:r>
    </w:p>
    <w:p w14:paraId="2D0DAAB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4,alpha = 0.7) + </w:t>
      </w:r>
    </w:p>
    <w:p w14:paraId="005C2B6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BUI vs DC") +  </w:t>
      </w:r>
    </w:p>
    <w:p w14:paraId="6AFA6D0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xlab("Drought Code") + </w:t>
      </w:r>
    </w:p>
    <w:p w14:paraId="2435987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ylab("Buildup Index") +  </w:t>
      </w:r>
    </w:p>
    <w:p w14:paraId="3727A75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 +</w:t>
      </w:r>
    </w:p>
    <w:p w14:paraId="074B635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722FA77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2937B74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597DEF3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min(pivot_table_ave_year_month$average_dc) * 0.9, </w:t>
      </w:r>
    </w:p>
    <w:p w14:paraId="4F4FBA9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max(pivot_table_ave_year_month$average_bui) * 0.8, </w:t>
      </w:r>
    </w:p>
    <w:p w14:paraId="40B6455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round(cor_bui_dc, 2)), </w:t>
      </w:r>
    </w:p>
    <w:p w14:paraId="2B8EF89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26E2A3F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5FB9645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664C4CF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1832031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51AC5A6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5C14CFD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25778F8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76CA0EF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40AE4E7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#Correlation coefficient BUI vs DMC per year-month</w:t>
      </w:r>
    </w:p>
    <w:p w14:paraId="7A05E30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cor_bui_dmc &lt;- cor(pivot_table_ave_year_month$average_bui, pivot_table_ave_year_month$average_dmc)</w:t>
      </w:r>
    </w:p>
    <w:p w14:paraId="4EE2962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65A7022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BUI vs DMC per year-month</w:t>
      </w:r>
    </w:p>
    <w:p w14:paraId="530A5D8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average_dmc, y = average_bui)) +</w:t>
      </w:r>
    </w:p>
    <w:p w14:paraId="4FB3935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 alpha = 0.7) + </w:t>
      </w:r>
    </w:p>
    <w:p w14:paraId="3728FF8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BUI vs DMC") +  </w:t>
      </w:r>
    </w:p>
    <w:p w14:paraId="3AE0708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xlab("Duff Moisture Code") + </w:t>
      </w:r>
    </w:p>
    <w:p w14:paraId="4F48EC1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ylab("Buildup Index") +  </w:t>
      </w:r>
    </w:p>
    <w:p w14:paraId="3B96F9E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29FE56A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1D4E49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5F6322B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793719E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min(pivot_table_ave_year_month$average_dmc) * 0.9, </w:t>
      </w:r>
    </w:p>
    <w:p w14:paraId="51E9637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max(pivot_table_ave_year_month$average_bui) * 0.8, </w:t>
      </w:r>
    </w:p>
    <w:p w14:paraId="0199E76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round(cor_bui_dmc, 2)), </w:t>
      </w:r>
    </w:p>
    <w:p w14:paraId="084F617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6859EBA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5CB2C64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516CF75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5C59C03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7A30B2C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3946AB1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671DAF4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78D9F32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5C533B5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#Correlation coefficient BUI vs TEMP per year-month</w:t>
      </w:r>
    </w:p>
    <w:p w14:paraId="0018A71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cor_bui_temp &lt;- cor(pivot_table_ave_year_month$average_bui, pivot_table_ave_year_month$average_temp)</w:t>
      </w:r>
    </w:p>
    <w:p w14:paraId="4CCFDE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5DA8DAD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BUI vs temp per year-month</w:t>
      </w:r>
    </w:p>
    <w:p w14:paraId="31DFFA9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average_temp, y = average_bui)) +</w:t>
      </w:r>
    </w:p>
    <w:p w14:paraId="789D4B3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 size = 4, alpha = 0.7) + </w:t>
      </w:r>
    </w:p>
    <w:p w14:paraId="455A9CE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BUI vs Temperature") + </w:t>
      </w:r>
    </w:p>
    <w:p w14:paraId="4042E8D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xlab("Temperature (°C)") + </w:t>
      </w:r>
    </w:p>
    <w:p w14:paraId="61EA870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ylab("Buildup Index") +  </w:t>
      </w:r>
    </w:p>
    <w:p w14:paraId="7D4AB6A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364D73A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545B228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4748E38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524E3C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min(pivot_table_ave_year_month$average_temp) * 0.9, </w:t>
      </w:r>
    </w:p>
    <w:p w14:paraId="1E707E1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max(pivot_table_ave_year_month$average_bui) * 0.8, </w:t>
      </w:r>
    </w:p>
    <w:p w14:paraId="5CA1C1B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round(cor_bui_temp, 2)), </w:t>
      </w:r>
    </w:p>
    <w:p w14:paraId="4491A4B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2269819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449C2CC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366FBD3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77BAD3C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555B493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2A15A22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1AFB32E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31DB7A6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4BF31EF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#Correlation coefficient BUI vs pcp per year-month</w:t>
      </w:r>
    </w:p>
    <w:p w14:paraId="48F73B3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cor_bui_pcp &lt;- cor(pivot_table_ave_year_month$average_bui, pivot_table_ave_year_month$average_pcp)</w:t>
      </w:r>
    </w:p>
    <w:p w14:paraId="4FA6F51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5315138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BUI vs pcp per year-month</w:t>
      </w:r>
    </w:p>
    <w:p w14:paraId="6A99EC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average_pcp, y = average_bui)) +</w:t>
      </w:r>
    </w:p>
    <w:p w14:paraId="2E0F935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 size = 4, alpha = 0.7) + </w:t>
      </w:r>
    </w:p>
    <w:p w14:paraId="2693917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BUI vs Precipitation") + </w:t>
      </w:r>
    </w:p>
    <w:p w14:paraId="063FA86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xlab("Precipitation (mm)") + </w:t>
      </w:r>
    </w:p>
    <w:p w14:paraId="532BE65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ylab("Buildup Index") +  </w:t>
      </w:r>
    </w:p>
    <w:p w14:paraId="56303B3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135BD1B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4489508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62E3B00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53E4B39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max(pivot_table_ave_year_month$average_pcp) * 0.8, </w:t>
      </w:r>
    </w:p>
    <w:p w14:paraId="07CB7B4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max(pivot_table_ave_year_month$average_bui) * 0.8, </w:t>
      </w:r>
    </w:p>
    <w:p w14:paraId="24454C8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round(cor_bui_pcp, 2)), </w:t>
      </w:r>
    </w:p>
    <w:p w14:paraId="11969D6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5A22677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theme(</w:t>
      </w:r>
    </w:p>
    <w:p w14:paraId="74E9212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2EA9502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3074953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038CA5B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45BEFFD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4B693C6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1F3E69A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868BEC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#Correlation coefficient BUI vs rh per year-month</w:t>
      </w:r>
    </w:p>
    <w:p w14:paraId="256CBE1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cor_bui_rh &lt;- cor(pivot_table_ave_year_month$average_bui, pivot_table_ave_year_month$average_rh)</w:t>
      </w:r>
    </w:p>
    <w:p w14:paraId="57C4C58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2DBAC9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BUI vs rh per year-month</w:t>
      </w:r>
    </w:p>
    <w:p w14:paraId="30789B5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average_rh, y = average_bui)) +</w:t>
      </w:r>
    </w:p>
    <w:p w14:paraId="1DECD9F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 size = 4, alpha = 0.7) + </w:t>
      </w:r>
    </w:p>
    <w:p w14:paraId="22736FE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BUI vs Relative Humidity") +</w:t>
      </w:r>
    </w:p>
    <w:p w14:paraId="419935E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xlab("Relative Humidity (%)") + </w:t>
      </w:r>
    </w:p>
    <w:p w14:paraId="2DB5CD3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ylab("Buildup Index") +  </w:t>
      </w:r>
    </w:p>
    <w:p w14:paraId="328E78D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1EBEC35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1758EEB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max(pivot_table_ave_year_month$average_bui), by = 20)</w:t>
      </w:r>
    </w:p>
    <w:p w14:paraId="49CBDED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2D2FD21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max(pivot_table_ave_year_month$average_rh) * 0.8, </w:t>
      </w:r>
    </w:p>
    <w:p w14:paraId="1E9A9D5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max(pivot_table_ave_year_month$average_bui) * 0.8, </w:t>
      </w:r>
    </w:p>
    <w:p w14:paraId="2C939B5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round(cor_bui_rh, 2)), </w:t>
      </w:r>
    </w:p>
    <w:p w14:paraId="35BAB53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56C7C93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497E231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0714C50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42D6922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3CB2A7E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2CDF534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0E8AC44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7C97B5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632BF7E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-----------------------------------FWI----------------------------------------</w:t>
      </w:r>
    </w:p>
    <w:p w14:paraId="28D3386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# PLOTTING - FWI </w:t>
      </w:r>
    </w:p>
    <w:p w14:paraId="4A27CA8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 series for fwi</w:t>
      </w:r>
    </w:p>
    <w:p w14:paraId="73920B6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44CBCD7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year_month, y = average_fwi)) +</w:t>
      </w:r>
    </w:p>
    <w:p w14:paraId="5995919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geom_line(color = "blue3", size = 1, alpha = 0.7) + </w:t>
      </w:r>
    </w:p>
    <w:p w14:paraId="5A000FE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"blue3", size = 2, shape = 16) +</w:t>
      </w:r>
    </w:p>
    <w:p w14:paraId="4F6EB88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65AAFCC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Fire Weather Index (2014 to 2023)",</w:t>
      </w:r>
    </w:p>
    <w:p w14:paraId="6BB0F67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7EEB798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"Fire Weather Index"</w:t>
      </w:r>
    </w:p>
    <w:p w14:paraId="2AA25BD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31AAA75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7AE38D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06BB24B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547CFC2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max(pivot_table_ave_year_month$average_fwi), by = 10)</w:t>
      </w:r>
    </w:p>
    <w:p w14:paraId="59E2B61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6971751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geom_hline(yintercept = 20, linetype = "dashed", color = "red", size = 1) +</w:t>
      </w:r>
    </w:p>
    <w:p w14:paraId="40A5C52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328A36A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7B6050D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3909C7E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4745EE1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60CC8D2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</w:t>
      </w:r>
    </w:p>
    <w:p w14:paraId="2250CB7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109B79F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7A1CBD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Timer series for temp</w:t>
      </w:r>
    </w:p>
    <w:p w14:paraId="5517022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6EB976D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year_month, y = average_temp)) +</w:t>
      </w:r>
    </w:p>
    <w:p w14:paraId="5C11018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geom_line(color = "red", size = 1, alpha = 0.7) + </w:t>
      </w:r>
    </w:p>
    <w:p w14:paraId="13756A3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"red", size = 2, shape = 16) +</w:t>
      </w:r>
    </w:p>
    <w:p w14:paraId="1A77D03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017A9AF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Temperature (2014 to 2023)",</w:t>
      </w:r>
    </w:p>
    <w:p w14:paraId="579844F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079B3B1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"Temperature (°C)"</w:t>
      </w:r>
    </w:p>
    <w:p w14:paraId="693586A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) +</w:t>
      </w:r>
    </w:p>
    <w:p w14:paraId="457B136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1DA4176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3B21D09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1B4BD6F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max(pivot_table_ave_year_month$average_temp), by = 10)</w:t>
      </w:r>
    </w:p>
    <w:p w14:paraId="4783B9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2372F41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0C0A552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03722B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4DF83E5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477CC90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1939E71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</w:t>
      </w:r>
    </w:p>
    <w:p w14:paraId="5D624DD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1F521D8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2C44BD9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 series for fwi and temp</w:t>
      </w:r>
    </w:p>
    <w:p w14:paraId="642AC82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584DB97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8D0EBA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Plotting both FWI and temperature on the same graph with two y-axes</w:t>
      </w:r>
    </w:p>
    <w:p w14:paraId="41ECAB2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year_month)) +</w:t>
      </w:r>
    </w:p>
    <w:p w14:paraId="2F6EAFF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# Plot the first line (average FWI)</w:t>
      </w:r>
    </w:p>
    <w:p w14:paraId="4461646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geom_line(aes(y = average_fwi, color = "Fire Weather Index"), size = 1, alpha = 0.7) + </w:t>
      </w:r>
    </w:p>
    <w:p w14:paraId="6756B7A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geom_point(aes(y = average_fwi, color = "Fire Weather Index"), size = 2, shape = 16) + </w:t>
      </w:r>
    </w:p>
    <w:p w14:paraId="04D0B73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</w:t>
      </w:r>
    </w:p>
    <w:p w14:paraId="5611BD9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# Plot the second line (average temperature)</w:t>
      </w:r>
    </w:p>
    <w:p w14:paraId="01A3AA1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geom_line(aes(y = average_temp * (max(pivot_table_ave_year_month$average_fwi) / max(pivot_table_ave_year_month$average_temp)), color = "Temperature"), size = 1, alpha = 0.7) + </w:t>
      </w:r>
    </w:p>
    <w:p w14:paraId="7EC20D5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geom_point(aes(y = average_temp * (max(pivot_table_ave_year_month$average_fwi) / max(pivot_table_ave_year_month$average_temp)), color = "Temperature"), size = 2, shape = 16) + </w:t>
      </w:r>
    </w:p>
    <w:p w14:paraId="75860D7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</w:t>
      </w:r>
    </w:p>
    <w:p w14:paraId="32C0154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# Add title and axis labels</w:t>
      </w:r>
    </w:p>
    <w:p w14:paraId="0DFE214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694FC01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  title = "Average Monthly Fire Weather Index and Temperature (2014 to 2023)",</w:t>
      </w:r>
    </w:p>
    <w:p w14:paraId="338912A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2C9CE0B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"Fire Weather Index",</w:t>
      </w:r>
    </w:p>
    <w:p w14:paraId="19659CB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color = "Variable"  # Title for the legend</w:t>
      </w:r>
    </w:p>
    <w:p w14:paraId="6A3A7A0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6067BB4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</w:t>
      </w:r>
    </w:p>
    <w:p w14:paraId="0687714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# Customize the x-axis and y-axis</w:t>
      </w:r>
    </w:p>
    <w:p w14:paraId="151066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3135B2E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741CD27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name = "Fire Weather Index",</w:t>
      </w:r>
    </w:p>
    <w:p w14:paraId="10C3A9F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max(pivot_table_ave_year_month$average_fwi), by = 10)</w:t>
      </w:r>
    </w:p>
    <w:p w14:paraId="3D5CA7D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26A0FDD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0937D7B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sec.axis = sec_axis(</w:t>
      </w:r>
    </w:p>
    <w:p w14:paraId="3E5A2A9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trans = ~ . * (max(pivot_table_ave_year_month$average_temp) / max(pivot_table_ave_year_month$average_fwi)),</w:t>
      </w:r>
    </w:p>
    <w:p w14:paraId="2420D0C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name = "Temperature (°C)",</w:t>
      </w:r>
    </w:p>
    <w:p w14:paraId="19F627A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breaks = seq(0, max(pivot_table_ave_year_month$average_temp), by = 10)</w:t>
      </w:r>
    </w:p>
    <w:p w14:paraId="135CF95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)</w:t>
      </w:r>
    </w:p>
    <w:p w14:paraId="70D5F1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5A9B70E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</w:t>
      </w:r>
    </w:p>
    <w:p w14:paraId="184768C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# Customize the colors for the lines</w:t>
      </w:r>
    </w:p>
    <w:p w14:paraId="068C1EE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scale_color_manual(</w:t>
      </w:r>
    </w:p>
    <w:p w14:paraId="488A074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values = c("Fire Weather Index" = "blue3", "Temperature" = "red")</w:t>
      </w:r>
    </w:p>
    <w:p w14:paraId="7246826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16050E5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</w:t>
      </w:r>
    </w:p>
    <w:p w14:paraId="5B05167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# Customize the plot's appearance</w:t>
      </w:r>
    </w:p>
    <w:p w14:paraId="6D3BF02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2F78097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2B0FEE3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1D32F24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4686358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25C0A02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69CC309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12),</w:t>
      </w:r>
    </w:p>
    <w:p w14:paraId="5971BEF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axis.text.y.right = element_text(size = 12)</w:t>
      </w:r>
    </w:p>
    <w:p w14:paraId="7BB7F1F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5ACA10E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4F66F8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scatterplot of fwi vs temp</w:t>
      </w:r>
    </w:p>
    <w:p w14:paraId="4D20E46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cor_fwi_temp = cor(pivot_table_ave_year_month$average_fwi, pivot_table_ave_year_month$average_temp)</w:t>
      </w:r>
    </w:p>
    <w:p w14:paraId="01E65DB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7DA7093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average_temp, y = average_fwi)) +</w:t>
      </w:r>
    </w:p>
    <w:p w14:paraId="0C18FF2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"red",size = 4, alpha = 0.7) +           </w:t>
      </w:r>
    </w:p>
    <w:p w14:paraId="3601AE9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FWI vs Temperature") +  </w:t>
      </w:r>
    </w:p>
    <w:p w14:paraId="7994E4B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xlab("Temperature (°C)") +        </w:t>
      </w:r>
    </w:p>
    <w:p w14:paraId="60177AA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ylab("Fire Weather Index") +     </w:t>
      </w:r>
    </w:p>
    <w:p w14:paraId="7FCA273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094F908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min(pivot_table_ave_year_month$average_temp) * 0.9, </w:t>
      </w:r>
    </w:p>
    <w:p w14:paraId="4C681DD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max(pivot_table_ave_year_month$average_fwi) * 0.8, </w:t>
      </w:r>
    </w:p>
    <w:p w14:paraId="514DFE6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round(cor_fwi_temp, 2)), </w:t>
      </w:r>
    </w:p>
    <w:p w14:paraId="38247BF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6AB4C3C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33C80F6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1D038EE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2C8EEFE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0295D6D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495FEE3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</w:t>
      </w:r>
    </w:p>
    <w:p w14:paraId="0042945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1541AEB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3D8658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 series for rh</w:t>
      </w:r>
    </w:p>
    <w:p w14:paraId="6FBC5D2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284E23B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year_month, y = average_rh)) +</w:t>
      </w:r>
    </w:p>
    <w:p w14:paraId="58BC4C0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geom_line(color = "red", size = 1, alpha = 0.7) + </w:t>
      </w:r>
    </w:p>
    <w:p w14:paraId="4ABDF67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"red", size = 2, shape = 16) +</w:t>
      </w:r>
    </w:p>
    <w:p w14:paraId="74A452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5F0EFE7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Relative Humidity (2014 to 2023)",</w:t>
      </w:r>
    </w:p>
    <w:p w14:paraId="5D44A19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2CF8554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"Relative Humidity (%)"</w:t>
      </w:r>
    </w:p>
    <w:p w14:paraId="4DEC77C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03BD131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07916F5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7168E8E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60BB6AF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  breaks = seq(0, max(pivot_table_ave_year_month$average_rh), by = 10)</w:t>
      </w:r>
    </w:p>
    <w:p w14:paraId="110259A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2234F9D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65614EB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6116E49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464BF0E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6A64F64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3E47E18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</w:t>
      </w:r>
    </w:p>
    <w:p w14:paraId="66A3973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2CECE20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6A850E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scatterplot of fwi vs rh</w:t>
      </w:r>
    </w:p>
    <w:p w14:paraId="5235963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cor_fwi_rh = cor(pivot_table_ave_year_month$average_fwi, pivot_table_ave_year_month$average_rh)</w:t>
      </w:r>
    </w:p>
    <w:p w14:paraId="6CD1DC4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49FC977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average_rh, y = average_fwi)) +</w:t>
      </w:r>
    </w:p>
    <w:p w14:paraId="7A4C6E7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"red",size = 4, alpha = 0.7) +           </w:t>
      </w:r>
    </w:p>
    <w:p w14:paraId="61361C0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FWI vs Relative Humidity") +  </w:t>
      </w:r>
    </w:p>
    <w:p w14:paraId="73DE01B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xlab("Relative Humidity (%)") +        </w:t>
      </w:r>
    </w:p>
    <w:p w14:paraId="26F5E7F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ylab("Fire Weather Index") +     </w:t>
      </w:r>
    </w:p>
    <w:p w14:paraId="42D1821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7A789A7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max(pivot_table_ave_year_month$average_rh) * 0.9, </w:t>
      </w:r>
    </w:p>
    <w:p w14:paraId="7FCBFAC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max(pivot_table_ave_year_month$average_fwi) * 0.8, </w:t>
      </w:r>
    </w:p>
    <w:p w14:paraId="4F60EC9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round(cor_fwi_rh, 2)), </w:t>
      </w:r>
    </w:p>
    <w:p w14:paraId="5460B17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1C85424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3F4C770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737F548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76DBC5F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6845A03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52204CF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</w:t>
      </w:r>
    </w:p>
    <w:p w14:paraId="3C34E07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53950FE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890BBE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 series for pcp</w:t>
      </w:r>
    </w:p>
    <w:p w14:paraId="03849D3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118F8E0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>ggplot(pivot_table_ave_year_month, aes(x = year_month, y = average_pcp)) +</w:t>
      </w:r>
    </w:p>
    <w:p w14:paraId="4B48C74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geom_line(color = "green2", size = 1, alpha = 0.7) + </w:t>
      </w:r>
    </w:p>
    <w:p w14:paraId="42130BF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"green2", size = 2, shape = 16) +</w:t>
      </w:r>
    </w:p>
    <w:p w14:paraId="6FBE327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6EA3844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Precipitation (2014 to 2023)",</w:t>
      </w:r>
    </w:p>
    <w:p w14:paraId="121691B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06E06E4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"Precipitation (mm)"</w:t>
      </w:r>
    </w:p>
    <w:p w14:paraId="6AF2482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6BC6847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geom_hline(yintercept = 2.5, linetype = "dashed", color = "red", size = 1) +</w:t>
      </w:r>
    </w:p>
    <w:p w14:paraId="39D3A42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074DB34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4AE28FD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70B5130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max(pivot_table_ave_year_month$average_pcp), by = 1)</w:t>
      </w:r>
    </w:p>
    <w:p w14:paraId="6DA7F14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5EDFDC5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4D144A8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1E7BBF8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0C6ECD5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11C8911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5674182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</w:t>
      </w:r>
    </w:p>
    <w:p w14:paraId="3ED0158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4FD6585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6D09122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scatterplot of fwi vs pcp</w:t>
      </w:r>
    </w:p>
    <w:p w14:paraId="100AFDC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cor_fwi_pcp = cor(pivot_table_ave_year_month$average_fwi, pivot_table_ave_year_month$average_pcp)</w:t>
      </w:r>
    </w:p>
    <w:p w14:paraId="10B65C0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EF5AD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average_pcp, y = average_fwi)) +</w:t>
      </w:r>
    </w:p>
    <w:p w14:paraId="72108DE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"red",size = 4, alpha = 0.7) +           </w:t>
      </w:r>
    </w:p>
    <w:p w14:paraId="001FFAC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FWI vs Precipitation") +  </w:t>
      </w:r>
    </w:p>
    <w:p w14:paraId="65E3AE4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xlab("Precipitation (mm)") +        </w:t>
      </w:r>
    </w:p>
    <w:p w14:paraId="6AA1D6C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ylab("Fire Weather Index") +     </w:t>
      </w:r>
    </w:p>
    <w:p w14:paraId="5DB9514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296F16F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x = min(pivot_table_ave_year_month$average_pcp) * 0.9, </w:t>
      </w:r>
    </w:p>
    <w:p w14:paraId="25D0A7D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max(pivot_table_ave_year_month$average_fwi) * 0.8, </w:t>
      </w:r>
    </w:p>
    <w:p w14:paraId="50C4DA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round(cor_fwi_pcp, 2)), </w:t>
      </w:r>
    </w:p>
    <w:p w14:paraId="2B1053F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         color = "black", size = 6, hjust = -4) +</w:t>
      </w:r>
    </w:p>
    <w:p w14:paraId="2C71698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15EAD24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6C921DB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3C8B2EE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4294298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49098A9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</w:t>
      </w:r>
    </w:p>
    <w:p w14:paraId="0E1784D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374F59A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7A306FE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---------------------------------ISI------------------------------------------</w:t>
      </w:r>
    </w:p>
    <w:p w14:paraId="2F41EF4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PLOTTING - ISI</w:t>
      </w:r>
    </w:p>
    <w:p w14:paraId="0F84272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Time-series (Initial Spread Index) _Average per MONTH per YEAR</w:t>
      </w:r>
    </w:p>
    <w:p w14:paraId="5BDF69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pivot_table_ave_year_month[, year_month := as.Date(paste0(year_month, "-01"), format = "%Y-%m-%d")]</w:t>
      </w:r>
    </w:p>
    <w:p w14:paraId="24F0542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year_month, y = average_isi)) +</w:t>
      </w:r>
    </w:p>
    <w:p w14:paraId="32D899C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geom_line(color = "blue3", size = 1, alpha = 0.7) + </w:t>
      </w:r>
    </w:p>
    <w:p w14:paraId="3A906A0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"blue3", size = 2, shape = 16) +</w:t>
      </w:r>
    </w:p>
    <w:p w14:paraId="5141006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45B9A2D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Initial Spread Index (2014 to 2023)",</w:t>
      </w:r>
    </w:p>
    <w:p w14:paraId="7DAA1FF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029980E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"Initial Spread Index"</w:t>
      </w:r>
    </w:p>
    <w:p w14:paraId="55F3EC7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09C3B8C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  </w:t>
      </w:r>
    </w:p>
    <w:p w14:paraId="3494541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"%b %Y", date_breaks = "6 months") +</w:t>
      </w:r>
    </w:p>
    <w:p w14:paraId="396B50E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650C41A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breaks = seq(0, max(pivot_table_ave_year_month$average_isi), by = 10)</w:t>
      </w:r>
    </w:p>
    <w:p w14:paraId="223F8E4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7B4298E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geom_hline(yintercept = 10, linetype = "dashed", color = "red", size = 1) +</w:t>
      </w:r>
    </w:p>
    <w:p w14:paraId="44F1B97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08646CA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0FA8665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16, face = "bold"),</w:t>
      </w:r>
    </w:p>
    <w:p w14:paraId="4A6B934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16, face = "bold"),</w:t>
      </w:r>
    </w:p>
    <w:p w14:paraId="1BFE5CB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10, angle = 45, hjust = 1),</w:t>
      </w:r>
    </w:p>
    <w:p w14:paraId="0838BD3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12) </w:t>
      </w:r>
    </w:p>
    <w:p w14:paraId="03BFB8C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6D2177C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7FDB97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Time-series(MULTIPLE VARIABLES_ISI, FFMC, WS) _Average per MONTH per YEAR</w:t>
      </w:r>
    </w:p>
    <w:p w14:paraId="1BC08A0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pivot_table_long &lt;- melt(pivot_table_ave_year_month, </w:t>
      </w:r>
    </w:p>
    <w:p w14:paraId="447B33A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              id.vars = "year_month", </w:t>
      </w:r>
    </w:p>
    <w:p w14:paraId="4579B86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              measure.vars = c("average_isi", "average_ffmc", "average_ws"),</w:t>
      </w:r>
    </w:p>
    <w:p w14:paraId="69A52C3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              variable.name = "Variable",</w:t>
      </w:r>
    </w:p>
    <w:p w14:paraId="009E85D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              value.name = "Value")</w:t>
      </w:r>
    </w:p>
    <w:p w14:paraId="5C822C2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08E3B45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ggplot(pivot_table_long, aes(x = year_month, y = Value, color = Variable)) +</w:t>
      </w:r>
    </w:p>
    <w:p w14:paraId="228A8EC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geom_line(linewidth = 1) +  </w:t>
      </w:r>
    </w:p>
    <w:p w14:paraId="389436F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geom_point(size = 2) + </w:t>
      </w:r>
    </w:p>
    <w:p w14:paraId="290D974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scale_y_continuous(</w:t>
      </w:r>
    </w:p>
    <w:p w14:paraId="0971F1D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name = "Average ISI and Average FFMC",</w:t>
      </w:r>
    </w:p>
    <w:p w14:paraId="7358680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sec.axis = sec_axis(~ . * 0.5, name = "Average WS (scaled)")  </w:t>
      </w:r>
    </w:p>
    <w:p w14:paraId="219CA07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10C5356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scale_x_date(date_labels = "%Y-%m", date_breaks = "6 months") + </w:t>
      </w:r>
    </w:p>
    <w:p w14:paraId="789F468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labs(</w:t>
      </w:r>
    </w:p>
    <w:p w14:paraId="116272A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title = "Average Monthly ISI, FFMC, and WS",</w:t>
      </w:r>
    </w:p>
    <w:p w14:paraId="08D54C0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x = "Month",</w:t>
      </w:r>
    </w:p>
    <w:p w14:paraId="79D1AC4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y = "Values",</w:t>
      </w:r>
    </w:p>
    <w:p w14:paraId="7BCC4CC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color = "Variable"</w:t>
      </w:r>
    </w:p>
    <w:p w14:paraId="67A9844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6D44242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6A2BEB3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31ECAC2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5F94121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element_text(angle = 45, hjust = 1),  </w:t>
      </w:r>
    </w:p>
    <w:p w14:paraId="4E875E6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13, face = "bold"),  </w:t>
      </w:r>
    </w:p>
    <w:p w14:paraId="3A3DE2B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13, face = "bold"),  </w:t>
      </w:r>
    </w:p>
    <w:p w14:paraId="732FA15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legend.title = element_text(size = 12, face = "bold") </w:t>
      </w:r>
    </w:p>
    <w:p w14:paraId="054E0B3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 +</w:t>
      </w:r>
    </w:p>
    <w:p w14:paraId="1E10C05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scale_color_manual(values = c("average_isi" = "blue", "average_ffmc" = "forestgreen", "average_ws" = "red"))</w:t>
      </w:r>
    </w:p>
    <w:p w14:paraId="03B01D3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165D2BE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PLOTS</w:t>
      </w:r>
    </w:p>
    <w:p w14:paraId="0F6B33B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(ISI and FFMC) _Average per MONTH per YEAR</w:t>
      </w:r>
    </w:p>
    <w:p w14:paraId="1EAB965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7B2B36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>cor_isi_ffmc &lt;-cor(pivot_table_ave_year_month$average_ffmc,pivot_table_ave_year_month$average_isi)</w:t>
      </w:r>
    </w:p>
    <w:p w14:paraId="5D98B08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45B8595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average_ffmc, y = average_isi)) +</w:t>
      </w:r>
    </w:p>
    <w:p w14:paraId="4C496BC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 alpha = 0.7) +           </w:t>
      </w:r>
    </w:p>
    <w:p w14:paraId="37B96C9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FFMC vs ISI") +  </w:t>
      </w:r>
    </w:p>
    <w:p w14:paraId="5F87C3E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xlab("Fine Fuel Moisture Code") +        </w:t>
      </w:r>
    </w:p>
    <w:p w14:paraId="767285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ylab("Initial Spread Index") +     </w:t>
      </w:r>
    </w:p>
    <w:p w14:paraId="227B356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6BBC00D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</w:t>
      </w:r>
    </w:p>
    <w:p w14:paraId="267904D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x = min(pivot_table_ave_year_month$average_ffmc) * 0.9, </w:t>
      </w:r>
    </w:p>
    <w:p w14:paraId="0BBB393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max(pivot_table_ave_year_month$average_isi) * 0.8, </w:t>
      </w:r>
    </w:p>
    <w:p w14:paraId="288EEB0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round(cor_isi_ffmc, 2)), </w:t>
      </w:r>
    </w:p>
    <w:p w14:paraId="0DDAD1D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1EB119B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0B338D6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53C50DD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49B11EB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2AF4270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738900A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69EA8504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64FDEAC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7C25C07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cor_isi_ws &lt;-cor(pivot_table_ave_year_month$average_ws,pivot_table_ave_year_month$average_isi)</w:t>
      </w:r>
    </w:p>
    <w:p w14:paraId="4F54A69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7D86B15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(ISI and WS) _Average per MONTH per YEAR</w:t>
      </w:r>
    </w:p>
    <w:p w14:paraId="334F087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average_ws, y = average_isi)) +</w:t>
      </w:r>
    </w:p>
    <w:p w14:paraId="7A04823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 alpha = 0.7) +           </w:t>
      </w:r>
    </w:p>
    <w:p w14:paraId="1A05432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WS vs ISI") +  </w:t>
      </w:r>
    </w:p>
    <w:p w14:paraId="56EE766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xlab("Wind Speed (km/h)") +        </w:t>
      </w:r>
    </w:p>
    <w:p w14:paraId="1541269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ylab("Initial Spread Index") +     </w:t>
      </w:r>
    </w:p>
    <w:p w14:paraId="7F7201C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53BC60A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</w:t>
      </w:r>
    </w:p>
    <w:p w14:paraId="7CD5BE1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x = min(pivot_table_ave_year_month$average_ws) * 0.9, </w:t>
      </w:r>
    </w:p>
    <w:p w14:paraId="2EE9574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max(pivot_table_ave_year_month$average_isi) * 0.8, </w:t>
      </w:r>
    </w:p>
    <w:p w14:paraId="48C56AF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 xml:space="preserve">           label = paste("R =", round(cor_isi_ws, 2)), </w:t>
      </w:r>
    </w:p>
    <w:p w14:paraId="58A4BC4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42D8AF8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0DD210C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4ED97FA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0901E9D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29752A0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0EDA6CF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6C9232F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3FB915C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3A853F0C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cor_isi_rh &lt;-cor(pivot_table_ave_year_month$average_rh,pivot_table_ave_year_month$average_isi)</w:t>
      </w:r>
    </w:p>
    <w:p w14:paraId="24D07B5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(ISI and RH) _Average per MONTH per YEAR</w:t>
      </w:r>
    </w:p>
    <w:p w14:paraId="6D18731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ggplot(pivot_table_ave_year_month, aes(x = average_rh, y = average_isi)) +</w:t>
      </w:r>
    </w:p>
    <w:p w14:paraId="5E05672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 alpha = 0.7) +           </w:t>
      </w:r>
    </w:p>
    <w:p w14:paraId="1052CC1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RH vs ISI") +  </w:t>
      </w:r>
    </w:p>
    <w:p w14:paraId="536C331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xlab("Relative Humidity (%)") +        </w:t>
      </w:r>
    </w:p>
    <w:p w14:paraId="78F0138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ylab("Initial Spread Index") +     </w:t>
      </w:r>
    </w:p>
    <w:p w14:paraId="2D2A01A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3F8E34D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</w:t>
      </w:r>
    </w:p>
    <w:p w14:paraId="4D8D04E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x = min(pivot_table_ave_year_month$average_rh) * 2.5, </w:t>
      </w:r>
    </w:p>
    <w:p w14:paraId="3601D6A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max(pivot_table_ave_year_month$average_isi) * 0.8, </w:t>
      </w:r>
    </w:p>
    <w:p w14:paraId="7F93A79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round(cor_isi_rh, 2)), </w:t>
      </w:r>
    </w:p>
    <w:p w14:paraId="5E923D0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2B3C0D4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39D677E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73C265E1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03CB52D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2A35BD6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6AAED95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50D5247E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1BE5C49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</w:p>
    <w:p w14:paraId="58B3FEB7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cor_isi_pcp &lt;-cor(pivot_table_ave_year_month$average_pcp,pivot_table_ave_year_month$average_isi)</w:t>
      </w:r>
    </w:p>
    <w:p w14:paraId="0C3FAA3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># Scatter Plot (ISI and PCP) _Average per MONTH per YEAR</w:t>
      </w:r>
    </w:p>
    <w:p w14:paraId="0171E3DD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lastRenderedPageBreak/>
        <w:t>ggplot(pivot_table_ave_year_month, aes(x = average_pcp, y = average_isi)) +</w:t>
      </w:r>
    </w:p>
    <w:p w14:paraId="093F4DA3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geom_point(color = "blue",size = 4, alpha = 0.7) +           </w:t>
      </w:r>
    </w:p>
    <w:p w14:paraId="5C920A1B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ggtitle("Scatter Plot of PCP vs ISI") +  </w:t>
      </w:r>
    </w:p>
    <w:p w14:paraId="699A935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xlab("Precipitation (mm)") +        </w:t>
      </w:r>
    </w:p>
    <w:p w14:paraId="6A1498C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ylab("Initial Spread Index") +     </w:t>
      </w:r>
    </w:p>
    <w:p w14:paraId="3335C809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theme_minimal() +</w:t>
      </w:r>
    </w:p>
    <w:p w14:paraId="3147CE86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annotate("text", </w:t>
      </w:r>
    </w:p>
    <w:p w14:paraId="2ACAA892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x = min(pivot_table_ave_year_month$average_pcp) * 150, </w:t>
      </w:r>
    </w:p>
    <w:p w14:paraId="3BB1C43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y = max(pivot_table_ave_year_month$average_isi) * 0.8, </w:t>
      </w:r>
    </w:p>
    <w:p w14:paraId="2DC1C11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label = paste("R =", round(cor_isi_pcp, 2)), </w:t>
      </w:r>
    </w:p>
    <w:p w14:paraId="7D191E9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       color = "black", size = 6, hjust = 0) +</w:t>
      </w:r>
    </w:p>
    <w:p w14:paraId="47B675A5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theme(</w:t>
      </w:r>
    </w:p>
    <w:p w14:paraId="3DCC1408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plot.title = element_text(size = 20, face = "bold", hjust = 0.5),</w:t>
      </w:r>
    </w:p>
    <w:p w14:paraId="59294F9F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axis.title.x = element_text(size = 14, face = "bold"),</w:t>
      </w:r>
    </w:p>
    <w:p w14:paraId="20E06300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axis.title.y = element_text(size = 14, face = "bold"),</w:t>
      </w:r>
    </w:p>
    <w:p w14:paraId="5B42C17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axis.text.x = element_text(size = 13),</w:t>
      </w:r>
    </w:p>
    <w:p w14:paraId="2B05544A" w14:textId="77777777" w:rsidR="00FB2647" w:rsidRPr="00FB2647" w:rsidRDefault="00FB2647" w:rsidP="00FB2647">
      <w:pPr>
        <w:spacing w:after="0"/>
        <w:jc w:val="both"/>
        <w:rPr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  axis.text.y = element_text(size = 13) </w:t>
      </w:r>
    </w:p>
    <w:p w14:paraId="152C48F3" w14:textId="067F751A" w:rsidR="00FB2647" w:rsidRDefault="00FB2647" w:rsidP="00FB2647">
      <w:pPr>
        <w:spacing w:after="0"/>
        <w:jc w:val="both"/>
        <w:rPr>
          <w:ins w:id="300" w:author="Khulan Jambalsuren" w:date="2024-11-24T18:41:00Z" w16du:dateUtc="2024-11-25T02:41:00Z"/>
          <w:rFonts w:ascii="Courier New" w:hAnsi="Courier New" w:cs="Courier New"/>
        </w:rPr>
      </w:pPr>
      <w:r w:rsidRPr="00FB2647">
        <w:rPr>
          <w:rFonts w:ascii="Courier New" w:hAnsi="Courier New" w:cs="Courier New"/>
        </w:rPr>
        <w:t xml:space="preserve">  )</w:t>
      </w:r>
    </w:p>
    <w:p w14:paraId="228F4BCB" w14:textId="77777777" w:rsidR="00D23BFA" w:rsidRDefault="00D23BFA" w:rsidP="00FB2647">
      <w:pPr>
        <w:spacing w:after="0"/>
        <w:jc w:val="both"/>
        <w:rPr>
          <w:ins w:id="301" w:author="Khulan Jambalsuren" w:date="2024-11-24T18:41:00Z" w16du:dateUtc="2024-11-25T02:41:00Z"/>
          <w:rFonts w:ascii="Courier New" w:hAnsi="Courier New" w:cs="Courier New"/>
        </w:rPr>
      </w:pPr>
    </w:p>
    <w:p w14:paraId="40A59408" w14:textId="77777777" w:rsidR="000F7ED1" w:rsidRPr="000F7ED1" w:rsidRDefault="000F7ED1" w:rsidP="000F7ED1">
      <w:pPr>
        <w:spacing w:after="0"/>
        <w:jc w:val="both"/>
        <w:rPr>
          <w:ins w:id="302" w:author="Khulan Jambalsuren" w:date="2024-11-24T18:50:00Z" w16du:dateUtc="2024-11-25T02:50:00Z"/>
          <w:rFonts w:ascii="Courier New" w:hAnsi="Courier New" w:cs="Courier New"/>
        </w:rPr>
      </w:pPr>
      <w:ins w:id="303" w:author="Khulan Jambalsuren" w:date="2024-11-24T18:50:00Z" w16du:dateUtc="2024-11-25T02:50:00Z">
        <w:r w:rsidRPr="000F7ED1">
          <w:rPr>
            <w:rFonts w:ascii="Courier New" w:hAnsi="Courier New" w:cs="Courier New"/>
          </w:rPr>
          <w:t>cor_ffmc_rh &lt;-cor(pivot_table_ave_year_month$average_ffmc,pivot_table_ave_year_month$average_rh)</w:t>
        </w:r>
      </w:ins>
    </w:p>
    <w:p w14:paraId="2B2CCD9A" w14:textId="77777777" w:rsidR="000F7ED1" w:rsidRPr="000F7ED1" w:rsidRDefault="000F7ED1" w:rsidP="000F7ED1">
      <w:pPr>
        <w:spacing w:after="0"/>
        <w:jc w:val="both"/>
        <w:rPr>
          <w:ins w:id="304" w:author="Khulan Jambalsuren" w:date="2024-11-24T18:50:00Z" w16du:dateUtc="2024-11-25T02:50:00Z"/>
          <w:rFonts w:ascii="Courier New" w:hAnsi="Courier New" w:cs="Courier New"/>
        </w:rPr>
      </w:pPr>
      <w:ins w:id="305" w:author="Khulan Jambalsuren" w:date="2024-11-24T18:50:00Z" w16du:dateUtc="2024-11-25T02:50:00Z">
        <w:r w:rsidRPr="000F7ED1">
          <w:rPr>
            <w:rFonts w:ascii="Courier New" w:hAnsi="Courier New" w:cs="Courier New"/>
          </w:rPr>
          <w:t># Scatter Plot (FFMC and RH) _Average per MONTH per YEAR</w:t>
        </w:r>
      </w:ins>
    </w:p>
    <w:p w14:paraId="70D8467D" w14:textId="77777777" w:rsidR="000F7ED1" w:rsidRPr="000F7ED1" w:rsidRDefault="000F7ED1" w:rsidP="000F7ED1">
      <w:pPr>
        <w:spacing w:after="0"/>
        <w:jc w:val="both"/>
        <w:rPr>
          <w:ins w:id="306" w:author="Khulan Jambalsuren" w:date="2024-11-24T18:50:00Z" w16du:dateUtc="2024-11-25T02:50:00Z"/>
          <w:rFonts w:ascii="Courier New" w:hAnsi="Courier New" w:cs="Courier New"/>
        </w:rPr>
      </w:pPr>
      <w:ins w:id="307" w:author="Khulan Jambalsuren" w:date="2024-11-24T18:50:00Z" w16du:dateUtc="2024-11-25T02:50:00Z">
        <w:r w:rsidRPr="000F7ED1">
          <w:rPr>
            <w:rFonts w:ascii="Courier New" w:hAnsi="Courier New" w:cs="Courier New"/>
          </w:rPr>
          <w:t>ggplot(pivot_table_ave_year_month, aes(x = average_rh, y = average_ffmc)) +</w:t>
        </w:r>
      </w:ins>
    </w:p>
    <w:p w14:paraId="3415166F" w14:textId="77777777" w:rsidR="000F7ED1" w:rsidRPr="000F7ED1" w:rsidRDefault="000F7ED1" w:rsidP="000F7ED1">
      <w:pPr>
        <w:spacing w:after="0"/>
        <w:jc w:val="both"/>
        <w:rPr>
          <w:ins w:id="308" w:author="Khulan Jambalsuren" w:date="2024-11-24T18:50:00Z" w16du:dateUtc="2024-11-25T02:50:00Z"/>
          <w:rFonts w:ascii="Courier New" w:hAnsi="Courier New" w:cs="Courier New"/>
        </w:rPr>
      </w:pPr>
      <w:ins w:id="309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geom_point(color = "blue",size = 4, alpha = 0.7) +           </w:t>
        </w:r>
      </w:ins>
    </w:p>
    <w:p w14:paraId="280A5EE4" w14:textId="77777777" w:rsidR="000F7ED1" w:rsidRPr="000F7ED1" w:rsidRDefault="000F7ED1" w:rsidP="000F7ED1">
      <w:pPr>
        <w:spacing w:after="0"/>
        <w:jc w:val="both"/>
        <w:rPr>
          <w:ins w:id="310" w:author="Khulan Jambalsuren" w:date="2024-11-24T18:50:00Z" w16du:dateUtc="2024-11-25T02:50:00Z"/>
          <w:rFonts w:ascii="Courier New" w:hAnsi="Courier New" w:cs="Courier New"/>
        </w:rPr>
      </w:pPr>
      <w:ins w:id="311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ggtitle("Scatter Plot of RH vs FFMC") +  </w:t>
        </w:r>
      </w:ins>
    </w:p>
    <w:p w14:paraId="30E71E01" w14:textId="77777777" w:rsidR="000F7ED1" w:rsidRPr="000F7ED1" w:rsidRDefault="000F7ED1" w:rsidP="000F7ED1">
      <w:pPr>
        <w:spacing w:after="0"/>
        <w:jc w:val="both"/>
        <w:rPr>
          <w:ins w:id="312" w:author="Khulan Jambalsuren" w:date="2024-11-24T18:50:00Z" w16du:dateUtc="2024-11-25T02:50:00Z"/>
          <w:rFonts w:ascii="Courier New" w:hAnsi="Courier New" w:cs="Courier New"/>
        </w:rPr>
      </w:pPr>
      <w:ins w:id="313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xlab("Relative Humidity (%)") +        </w:t>
        </w:r>
      </w:ins>
    </w:p>
    <w:p w14:paraId="2D76E9A7" w14:textId="77777777" w:rsidR="000F7ED1" w:rsidRPr="000F7ED1" w:rsidRDefault="000F7ED1" w:rsidP="000F7ED1">
      <w:pPr>
        <w:spacing w:after="0"/>
        <w:jc w:val="both"/>
        <w:rPr>
          <w:ins w:id="314" w:author="Khulan Jambalsuren" w:date="2024-11-24T18:50:00Z" w16du:dateUtc="2024-11-25T02:50:00Z"/>
          <w:rFonts w:ascii="Courier New" w:hAnsi="Courier New" w:cs="Courier New"/>
        </w:rPr>
      </w:pPr>
      <w:ins w:id="315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ylab("Fine Fuel Moisture Code") +     </w:t>
        </w:r>
      </w:ins>
    </w:p>
    <w:p w14:paraId="45EE649D" w14:textId="77777777" w:rsidR="000F7ED1" w:rsidRPr="000F7ED1" w:rsidRDefault="000F7ED1" w:rsidP="000F7ED1">
      <w:pPr>
        <w:spacing w:after="0"/>
        <w:jc w:val="both"/>
        <w:rPr>
          <w:ins w:id="316" w:author="Khulan Jambalsuren" w:date="2024-11-24T18:50:00Z" w16du:dateUtc="2024-11-25T02:50:00Z"/>
          <w:rFonts w:ascii="Courier New" w:hAnsi="Courier New" w:cs="Courier New"/>
        </w:rPr>
      </w:pPr>
      <w:ins w:id="317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theme_minimal() +</w:t>
        </w:r>
      </w:ins>
    </w:p>
    <w:p w14:paraId="6596B6AC" w14:textId="77777777" w:rsidR="000F7ED1" w:rsidRPr="000F7ED1" w:rsidRDefault="000F7ED1" w:rsidP="000F7ED1">
      <w:pPr>
        <w:spacing w:after="0"/>
        <w:jc w:val="both"/>
        <w:rPr>
          <w:ins w:id="318" w:author="Khulan Jambalsuren" w:date="2024-11-24T18:50:00Z" w16du:dateUtc="2024-11-25T02:50:00Z"/>
          <w:rFonts w:ascii="Courier New" w:hAnsi="Courier New" w:cs="Courier New"/>
        </w:rPr>
      </w:pPr>
      <w:ins w:id="319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annotate("text", </w:t>
        </w:r>
      </w:ins>
    </w:p>
    <w:p w14:paraId="61EAC3F1" w14:textId="77777777" w:rsidR="000F7ED1" w:rsidRPr="000F7ED1" w:rsidRDefault="000F7ED1" w:rsidP="000F7ED1">
      <w:pPr>
        <w:spacing w:after="0"/>
        <w:jc w:val="both"/>
        <w:rPr>
          <w:ins w:id="320" w:author="Khulan Jambalsuren" w:date="2024-11-24T18:50:00Z" w16du:dateUtc="2024-11-25T02:50:00Z"/>
          <w:rFonts w:ascii="Courier New" w:hAnsi="Courier New" w:cs="Courier New"/>
        </w:rPr>
      </w:pPr>
      <w:ins w:id="321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x = min(pivot_table_ave_year_month$average_rh) * 1, </w:t>
        </w:r>
      </w:ins>
    </w:p>
    <w:p w14:paraId="066BDE21" w14:textId="77777777" w:rsidR="000F7ED1" w:rsidRPr="000F7ED1" w:rsidRDefault="000F7ED1" w:rsidP="000F7ED1">
      <w:pPr>
        <w:spacing w:after="0"/>
        <w:jc w:val="both"/>
        <w:rPr>
          <w:ins w:id="322" w:author="Khulan Jambalsuren" w:date="2024-11-24T18:50:00Z" w16du:dateUtc="2024-11-25T02:50:00Z"/>
          <w:rFonts w:ascii="Courier New" w:hAnsi="Courier New" w:cs="Courier New"/>
        </w:rPr>
      </w:pPr>
      <w:ins w:id="323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y = max(pivot_table_ave_year_month$average_ffmc) * 0.8, </w:t>
        </w:r>
      </w:ins>
    </w:p>
    <w:p w14:paraId="733548D7" w14:textId="77777777" w:rsidR="000F7ED1" w:rsidRPr="000F7ED1" w:rsidRDefault="000F7ED1" w:rsidP="000F7ED1">
      <w:pPr>
        <w:spacing w:after="0"/>
        <w:jc w:val="both"/>
        <w:rPr>
          <w:ins w:id="324" w:author="Khulan Jambalsuren" w:date="2024-11-24T18:50:00Z" w16du:dateUtc="2024-11-25T02:50:00Z"/>
          <w:rFonts w:ascii="Courier New" w:hAnsi="Courier New" w:cs="Courier New"/>
        </w:rPr>
      </w:pPr>
      <w:ins w:id="325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label = paste("R =", round(cor_ffmc_rh, 2)), </w:t>
        </w:r>
      </w:ins>
    </w:p>
    <w:p w14:paraId="5E384A6D" w14:textId="77777777" w:rsidR="000F7ED1" w:rsidRPr="000F7ED1" w:rsidRDefault="000F7ED1" w:rsidP="000F7ED1">
      <w:pPr>
        <w:spacing w:after="0"/>
        <w:jc w:val="both"/>
        <w:rPr>
          <w:ins w:id="326" w:author="Khulan Jambalsuren" w:date="2024-11-24T18:50:00Z" w16du:dateUtc="2024-11-25T02:50:00Z"/>
          <w:rFonts w:ascii="Courier New" w:hAnsi="Courier New" w:cs="Courier New"/>
        </w:rPr>
      </w:pPr>
      <w:ins w:id="327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color = "black", size = 6, hjust = 0) +</w:t>
        </w:r>
      </w:ins>
    </w:p>
    <w:p w14:paraId="308C2E36" w14:textId="77777777" w:rsidR="000F7ED1" w:rsidRPr="000F7ED1" w:rsidRDefault="000F7ED1" w:rsidP="000F7ED1">
      <w:pPr>
        <w:spacing w:after="0"/>
        <w:jc w:val="both"/>
        <w:rPr>
          <w:ins w:id="328" w:author="Khulan Jambalsuren" w:date="2024-11-24T18:50:00Z" w16du:dateUtc="2024-11-25T02:50:00Z"/>
          <w:rFonts w:ascii="Courier New" w:hAnsi="Courier New" w:cs="Courier New"/>
        </w:rPr>
      </w:pPr>
      <w:ins w:id="329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theme(</w:t>
        </w:r>
      </w:ins>
    </w:p>
    <w:p w14:paraId="0CD595B4" w14:textId="77777777" w:rsidR="000F7ED1" w:rsidRPr="000F7ED1" w:rsidRDefault="000F7ED1" w:rsidP="000F7ED1">
      <w:pPr>
        <w:spacing w:after="0"/>
        <w:jc w:val="both"/>
        <w:rPr>
          <w:ins w:id="330" w:author="Khulan Jambalsuren" w:date="2024-11-24T18:50:00Z" w16du:dateUtc="2024-11-25T02:50:00Z"/>
          <w:rFonts w:ascii="Courier New" w:hAnsi="Courier New" w:cs="Courier New"/>
        </w:rPr>
      </w:pPr>
      <w:ins w:id="331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plot.title = element_text(size = 20, face = "bold", hjust = 0.5),</w:t>
        </w:r>
      </w:ins>
    </w:p>
    <w:p w14:paraId="78DCC3D3" w14:textId="77777777" w:rsidR="000F7ED1" w:rsidRPr="000F7ED1" w:rsidRDefault="000F7ED1" w:rsidP="000F7ED1">
      <w:pPr>
        <w:spacing w:after="0"/>
        <w:jc w:val="both"/>
        <w:rPr>
          <w:ins w:id="332" w:author="Khulan Jambalsuren" w:date="2024-11-24T18:50:00Z" w16du:dateUtc="2024-11-25T02:50:00Z"/>
          <w:rFonts w:ascii="Courier New" w:hAnsi="Courier New" w:cs="Courier New"/>
        </w:rPr>
      </w:pPr>
      <w:ins w:id="333" w:author="Khulan Jambalsuren" w:date="2024-11-24T18:50:00Z" w16du:dateUtc="2024-11-25T02:50:00Z">
        <w:r w:rsidRPr="000F7ED1">
          <w:rPr>
            <w:rFonts w:ascii="Courier New" w:hAnsi="Courier New" w:cs="Courier New"/>
          </w:rPr>
          <w:lastRenderedPageBreak/>
          <w:t xml:space="preserve">    axis.title.x = element_text(size = 14, face = "bold"),</w:t>
        </w:r>
      </w:ins>
    </w:p>
    <w:p w14:paraId="485160A6" w14:textId="77777777" w:rsidR="000F7ED1" w:rsidRPr="000F7ED1" w:rsidRDefault="000F7ED1" w:rsidP="000F7ED1">
      <w:pPr>
        <w:spacing w:after="0"/>
        <w:jc w:val="both"/>
        <w:rPr>
          <w:ins w:id="334" w:author="Khulan Jambalsuren" w:date="2024-11-24T18:50:00Z" w16du:dateUtc="2024-11-25T02:50:00Z"/>
          <w:rFonts w:ascii="Courier New" w:hAnsi="Courier New" w:cs="Courier New"/>
        </w:rPr>
      </w:pPr>
      <w:ins w:id="335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axis.title.y = element_text(size = 14, face = "bold"),</w:t>
        </w:r>
      </w:ins>
    </w:p>
    <w:p w14:paraId="74F5A8D4" w14:textId="77777777" w:rsidR="000F7ED1" w:rsidRPr="000F7ED1" w:rsidRDefault="000F7ED1" w:rsidP="000F7ED1">
      <w:pPr>
        <w:spacing w:after="0"/>
        <w:jc w:val="both"/>
        <w:rPr>
          <w:ins w:id="336" w:author="Khulan Jambalsuren" w:date="2024-11-24T18:50:00Z" w16du:dateUtc="2024-11-25T02:50:00Z"/>
          <w:rFonts w:ascii="Courier New" w:hAnsi="Courier New" w:cs="Courier New"/>
        </w:rPr>
      </w:pPr>
      <w:ins w:id="337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axis.text.x = element_text(size = 13),</w:t>
        </w:r>
      </w:ins>
    </w:p>
    <w:p w14:paraId="0F5AB5C5" w14:textId="77777777" w:rsidR="000F7ED1" w:rsidRPr="000F7ED1" w:rsidRDefault="000F7ED1" w:rsidP="000F7ED1">
      <w:pPr>
        <w:spacing w:after="0"/>
        <w:jc w:val="both"/>
        <w:rPr>
          <w:ins w:id="338" w:author="Khulan Jambalsuren" w:date="2024-11-24T18:50:00Z" w16du:dateUtc="2024-11-25T02:50:00Z"/>
          <w:rFonts w:ascii="Courier New" w:hAnsi="Courier New" w:cs="Courier New"/>
        </w:rPr>
      </w:pPr>
      <w:ins w:id="339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axis.text.y = element_text(size = 13) </w:t>
        </w:r>
      </w:ins>
    </w:p>
    <w:p w14:paraId="25FBF77F" w14:textId="77777777" w:rsidR="000F7ED1" w:rsidRPr="000F7ED1" w:rsidRDefault="000F7ED1" w:rsidP="000F7ED1">
      <w:pPr>
        <w:spacing w:after="0"/>
        <w:jc w:val="both"/>
        <w:rPr>
          <w:ins w:id="340" w:author="Khulan Jambalsuren" w:date="2024-11-24T18:50:00Z" w16du:dateUtc="2024-11-25T02:50:00Z"/>
          <w:rFonts w:ascii="Courier New" w:hAnsi="Courier New" w:cs="Courier New"/>
        </w:rPr>
      </w:pPr>
      <w:ins w:id="341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)</w:t>
        </w:r>
      </w:ins>
    </w:p>
    <w:p w14:paraId="4E528E11" w14:textId="77777777" w:rsidR="000F7ED1" w:rsidRPr="000F7ED1" w:rsidRDefault="000F7ED1" w:rsidP="000F7ED1">
      <w:pPr>
        <w:spacing w:after="0"/>
        <w:jc w:val="both"/>
        <w:rPr>
          <w:ins w:id="342" w:author="Khulan Jambalsuren" w:date="2024-11-24T18:50:00Z" w16du:dateUtc="2024-11-25T02:50:00Z"/>
          <w:rFonts w:ascii="Courier New" w:hAnsi="Courier New" w:cs="Courier New"/>
        </w:rPr>
      </w:pPr>
    </w:p>
    <w:p w14:paraId="5020EE3A" w14:textId="77777777" w:rsidR="000F7ED1" w:rsidRPr="000F7ED1" w:rsidRDefault="000F7ED1" w:rsidP="000F7ED1">
      <w:pPr>
        <w:spacing w:after="0"/>
        <w:jc w:val="both"/>
        <w:rPr>
          <w:ins w:id="343" w:author="Khulan Jambalsuren" w:date="2024-11-24T18:50:00Z" w16du:dateUtc="2024-11-25T02:50:00Z"/>
          <w:rFonts w:ascii="Courier New" w:hAnsi="Courier New" w:cs="Courier New"/>
        </w:rPr>
      </w:pPr>
      <w:ins w:id="344" w:author="Khulan Jambalsuren" w:date="2024-11-24T18:50:00Z" w16du:dateUtc="2024-11-25T02:50:00Z">
        <w:r w:rsidRPr="000F7ED1">
          <w:rPr>
            <w:rFonts w:ascii="Courier New" w:hAnsi="Courier New" w:cs="Courier New"/>
          </w:rPr>
          <w:t>cor_ffmc_pcp &lt;-cor(pivot_table_ave_year_month$average_ffmc,pivot_table_ave_year_month$average_pcp)</w:t>
        </w:r>
      </w:ins>
    </w:p>
    <w:p w14:paraId="1A600EEC" w14:textId="77777777" w:rsidR="000F7ED1" w:rsidRPr="000F7ED1" w:rsidRDefault="000F7ED1" w:rsidP="000F7ED1">
      <w:pPr>
        <w:spacing w:after="0"/>
        <w:jc w:val="both"/>
        <w:rPr>
          <w:ins w:id="345" w:author="Khulan Jambalsuren" w:date="2024-11-24T18:50:00Z" w16du:dateUtc="2024-11-25T02:50:00Z"/>
          <w:rFonts w:ascii="Courier New" w:hAnsi="Courier New" w:cs="Courier New"/>
        </w:rPr>
      </w:pPr>
      <w:ins w:id="346" w:author="Khulan Jambalsuren" w:date="2024-11-24T18:50:00Z" w16du:dateUtc="2024-11-25T02:50:00Z">
        <w:r w:rsidRPr="000F7ED1">
          <w:rPr>
            <w:rFonts w:ascii="Courier New" w:hAnsi="Courier New" w:cs="Courier New"/>
          </w:rPr>
          <w:t># Scatter Plot (FFMC and RH) _Average per MONTH per YEAR</w:t>
        </w:r>
      </w:ins>
    </w:p>
    <w:p w14:paraId="72294421" w14:textId="77777777" w:rsidR="000F7ED1" w:rsidRPr="000F7ED1" w:rsidRDefault="000F7ED1" w:rsidP="000F7ED1">
      <w:pPr>
        <w:spacing w:after="0"/>
        <w:jc w:val="both"/>
        <w:rPr>
          <w:ins w:id="347" w:author="Khulan Jambalsuren" w:date="2024-11-24T18:50:00Z" w16du:dateUtc="2024-11-25T02:50:00Z"/>
          <w:rFonts w:ascii="Courier New" w:hAnsi="Courier New" w:cs="Courier New"/>
        </w:rPr>
      </w:pPr>
      <w:ins w:id="348" w:author="Khulan Jambalsuren" w:date="2024-11-24T18:50:00Z" w16du:dateUtc="2024-11-25T02:50:00Z">
        <w:r w:rsidRPr="000F7ED1">
          <w:rPr>
            <w:rFonts w:ascii="Courier New" w:hAnsi="Courier New" w:cs="Courier New"/>
          </w:rPr>
          <w:t>ggplot(pivot_table_ave_year_month, aes(x = average_pcp, y = average_ffmc)) +</w:t>
        </w:r>
      </w:ins>
    </w:p>
    <w:p w14:paraId="3427A25F" w14:textId="77777777" w:rsidR="000F7ED1" w:rsidRPr="000F7ED1" w:rsidRDefault="000F7ED1" w:rsidP="000F7ED1">
      <w:pPr>
        <w:spacing w:after="0"/>
        <w:jc w:val="both"/>
        <w:rPr>
          <w:ins w:id="349" w:author="Khulan Jambalsuren" w:date="2024-11-24T18:50:00Z" w16du:dateUtc="2024-11-25T02:50:00Z"/>
          <w:rFonts w:ascii="Courier New" w:hAnsi="Courier New" w:cs="Courier New"/>
        </w:rPr>
      </w:pPr>
      <w:ins w:id="350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geom_point(color = "blue",size = 4, alpha = 0.7) +           </w:t>
        </w:r>
      </w:ins>
    </w:p>
    <w:p w14:paraId="6F8CDE11" w14:textId="77777777" w:rsidR="000F7ED1" w:rsidRPr="000F7ED1" w:rsidRDefault="000F7ED1" w:rsidP="000F7ED1">
      <w:pPr>
        <w:spacing w:after="0"/>
        <w:jc w:val="both"/>
        <w:rPr>
          <w:ins w:id="351" w:author="Khulan Jambalsuren" w:date="2024-11-24T18:50:00Z" w16du:dateUtc="2024-11-25T02:50:00Z"/>
          <w:rFonts w:ascii="Courier New" w:hAnsi="Courier New" w:cs="Courier New"/>
        </w:rPr>
      </w:pPr>
      <w:ins w:id="352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ggtitle("Scatter Plot of PCP vs FFMC") +  </w:t>
        </w:r>
      </w:ins>
    </w:p>
    <w:p w14:paraId="0A301DED" w14:textId="77777777" w:rsidR="000F7ED1" w:rsidRPr="000F7ED1" w:rsidRDefault="000F7ED1" w:rsidP="000F7ED1">
      <w:pPr>
        <w:spacing w:after="0"/>
        <w:jc w:val="both"/>
        <w:rPr>
          <w:ins w:id="353" w:author="Khulan Jambalsuren" w:date="2024-11-24T18:50:00Z" w16du:dateUtc="2024-11-25T02:50:00Z"/>
          <w:rFonts w:ascii="Courier New" w:hAnsi="Courier New" w:cs="Courier New"/>
        </w:rPr>
      </w:pPr>
      <w:ins w:id="354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xlab("Precipitation (mm)") +        </w:t>
        </w:r>
      </w:ins>
    </w:p>
    <w:p w14:paraId="72F8C837" w14:textId="77777777" w:rsidR="000F7ED1" w:rsidRPr="000F7ED1" w:rsidRDefault="000F7ED1" w:rsidP="000F7ED1">
      <w:pPr>
        <w:spacing w:after="0"/>
        <w:jc w:val="both"/>
        <w:rPr>
          <w:ins w:id="355" w:author="Khulan Jambalsuren" w:date="2024-11-24T18:50:00Z" w16du:dateUtc="2024-11-25T02:50:00Z"/>
          <w:rFonts w:ascii="Courier New" w:hAnsi="Courier New" w:cs="Courier New"/>
        </w:rPr>
      </w:pPr>
      <w:ins w:id="356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ylab("Fine Fuel Moisture Code") +     </w:t>
        </w:r>
      </w:ins>
    </w:p>
    <w:p w14:paraId="4D25CBE2" w14:textId="77777777" w:rsidR="000F7ED1" w:rsidRPr="000F7ED1" w:rsidRDefault="000F7ED1" w:rsidP="000F7ED1">
      <w:pPr>
        <w:spacing w:after="0"/>
        <w:jc w:val="both"/>
        <w:rPr>
          <w:ins w:id="357" w:author="Khulan Jambalsuren" w:date="2024-11-24T18:50:00Z" w16du:dateUtc="2024-11-25T02:50:00Z"/>
          <w:rFonts w:ascii="Courier New" w:hAnsi="Courier New" w:cs="Courier New"/>
        </w:rPr>
      </w:pPr>
      <w:ins w:id="358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theme_minimal() +</w:t>
        </w:r>
      </w:ins>
    </w:p>
    <w:p w14:paraId="3E0B7824" w14:textId="77777777" w:rsidR="000F7ED1" w:rsidRPr="000F7ED1" w:rsidRDefault="000F7ED1" w:rsidP="000F7ED1">
      <w:pPr>
        <w:spacing w:after="0"/>
        <w:jc w:val="both"/>
        <w:rPr>
          <w:ins w:id="359" w:author="Khulan Jambalsuren" w:date="2024-11-24T18:50:00Z" w16du:dateUtc="2024-11-25T02:50:00Z"/>
          <w:rFonts w:ascii="Courier New" w:hAnsi="Courier New" w:cs="Courier New"/>
        </w:rPr>
      </w:pPr>
      <w:ins w:id="360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annotate("text", </w:t>
        </w:r>
      </w:ins>
    </w:p>
    <w:p w14:paraId="590CCB27" w14:textId="77777777" w:rsidR="000F7ED1" w:rsidRPr="000F7ED1" w:rsidRDefault="000F7ED1" w:rsidP="000F7ED1">
      <w:pPr>
        <w:spacing w:after="0"/>
        <w:jc w:val="both"/>
        <w:rPr>
          <w:ins w:id="361" w:author="Khulan Jambalsuren" w:date="2024-11-24T18:50:00Z" w16du:dateUtc="2024-11-25T02:50:00Z"/>
          <w:rFonts w:ascii="Courier New" w:hAnsi="Courier New" w:cs="Courier New"/>
        </w:rPr>
      </w:pPr>
      <w:ins w:id="362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x = min(pivot_table_ave_year_month$average_pcp) * 100, </w:t>
        </w:r>
      </w:ins>
    </w:p>
    <w:p w14:paraId="5ADA7B59" w14:textId="77777777" w:rsidR="000F7ED1" w:rsidRPr="000F7ED1" w:rsidRDefault="000F7ED1" w:rsidP="000F7ED1">
      <w:pPr>
        <w:spacing w:after="0"/>
        <w:jc w:val="both"/>
        <w:rPr>
          <w:ins w:id="363" w:author="Khulan Jambalsuren" w:date="2024-11-24T18:50:00Z" w16du:dateUtc="2024-11-25T02:50:00Z"/>
          <w:rFonts w:ascii="Courier New" w:hAnsi="Courier New" w:cs="Courier New"/>
        </w:rPr>
      </w:pPr>
      <w:ins w:id="364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y = max(pivot_table_ave_year_month$average_ffmc) * 0.8, </w:t>
        </w:r>
      </w:ins>
    </w:p>
    <w:p w14:paraId="0ABAD98E" w14:textId="77777777" w:rsidR="000F7ED1" w:rsidRPr="000F7ED1" w:rsidRDefault="000F7ED1" w:rsidP="000F7ED1">
      <w:pPr>
        <w:spacing w:after="0"/>
        <w:jc w:val="both"/>
        <w:rPr>
          <w:ins w:id="365" w:author="Khulan Jambalsuren" w:date="2024-11-24T18:50:00Z" w16du:dateUtc="2024-11-25T02:50:00Z"/>
          <w:rFonts w:ascii="Courier New" w:hAnsi="Courier New" w:cs="Courier New"/>
        </w:rPr>
      </w:pPr>
      <w:ins w:id="366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label = paste("R =", round(cor_ffmc_pcp, 2)), </w:t>
        </w:r>
      </w:ins>
    </w:p>
    <w:p w14:paraId="3D38D65B" w14:textId="77777777" w:rsidR="000F7ED1" w:rsidRPr="000F7ED1" w:rsidRDefault="000F7ED1" w:rsidP="000F7ED1">
      <w:pPr>
        <w:spacing w:after="0"/>
        <w:jc w:val="both"/>
        <w:rPr>
          <w:ins w:id="367" w:author="Khulan Jambalsuren" w:date="2024-11-24T18:50:00Z" w16du:dateUtc="2024-11-25T02:50:00Z"/>
          <w:rFonts w:ascii="Courier New" w:hAnsi="Courier New" w:cs="Courier New"/>
        </w:rPr>
      </w:pPr>
      <w:ins w:id="368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       color = "black", size = 6, hjust = 0) +</w:t>
        </w:r>
      </w:ins>
    </w:p>
    <w:p w14:paraId="48843C9F" w14:textId="77777777" w:rsidR="000F7ED1" w:rsidRPr="000F7ED1" w:rsidRDefault="000F7ED1" w:rsidP="000F7ED1">
      <w:pPr>
        <w:spacing w:after="0"/>
        <w:jc w:val="both"/>
        <w:rPr>
          <w:ins w:id="369" w:author="Khulan Jambalsuren" w:date="2024-11-24T18:50:00Z" w16du:dateUtc="2024-11-25T02:50:00Z"/>
          <w:rFonts w:ascii="Courier New" w:hAnsi="Courier New" w:cs="Courier New"/>
        </w:rPr>
      </w:pPr>
      <w:ins w:id="370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theme(</w:t>
        </w:r>
      </w:ins>
    </w:p>
    <w:p w14:paraId="14167841" w14:textId="77777777" w:rsidR="000F7ED1" w:rsidRPr="000F7ED1" w:rsidRDefault="000F7ED1" w:rsidP="000F7ED1">
      <w:pPr>
        <w:spacing w:after="0"/>
        <w:jc w:val="both"/>
        <w:rPr>
          <w:ins w:id="371" w:author="Khulan Jambalsuren" w:date="2024-11-24T18:50:00Z" w16du:dateUtc="2024-11-25T02:50:00Z"/>
          <w:rFonts w:ascii="Courier New" w:hAnsi="Courier New" w:cs="Courier New"/>
        </w:rPr>
      </w:pPr>
      <w:ins w:id="372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plot.title = element_text(size = 20, face = "bold", hjust = 0.5),</w:t>
        </w:r>
      </w:ins>
    </w:p>
    <w:p w14:paraId="3D101CF2" w14:textId="77777777" w:rsidR="000F7ED1" w:rsidRPr="000F7ED1" w:rsidRDefault="000F7ED1" w:rsidP="000F7ED1">
      <w:pPr>
        <w:spacing w:after="0"/>
        <w:jc w:val="both"/>
        <w:rPr>
          <w:ins w:id="373" w:author="Khulan Jambalsuren" w:date="2024-11-24T18:50:00Z" w16du:dateUtc="2024-11-25T02:50:00Z"/>
          <w:rFonts w:ascii="Courier New" w:hAnsi="Courier New" w:cs="Courier New"/>
        </w:rPr>
      </w:pPr>
      <w:ins w:id="374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axis.title.x = element_text(size = 14, face = "bold"),</w:t>
        </w:r>
      </w:ins>
    </w:p>
    <w:p w14:paraId="2E3346C2" w14:textId="77777777" w:rsidR="000F7ED1" w:rsidRPr="000F7ED1" w:rsidRDefault="000F7ED1" w:rsidP="000F7ED1">
      <w:pPr>
        <w:spacing w:after="0"/>
        <w:jc w:val="both"/>
        <w:rPr>
          <w:ins w:id="375" w:author="Khulan Jambalsuren" w:date="2024-11-24T18:50:00Z" w16du:dateUtc="2024-11-25T02:50:00Z"/>
          <w:rFonts w:ascii="Courier New" w:hAnsi="Courier New" w:cs="Courier New"/>
        </w:rPr>
      </w:pPr>
      <w:ins w:id="376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axis.title.y = element_text(size = 14, face = "bold"),</w:t>
        </w:r>
      </w:ins>
    </w:p>
    <w:p w14:paraId="002E47F6" w14:textId="77777777" w:rsidR="000F7ED1" w:rsidRPr="000F7ED1" w:rsidRDefault="000F7ED1" w:rsidP="000F7ED1">
      <w:pPr>
        <w:spacing w:after="0"/>
        <w:jc w:val="both"/>
        <w:rPr>
          <w:ins w:id="377" w:author="Khulan Jambalsuren" w:date="2024-11-24T18:50:00Z" w16du:dateUtc="2024-11-25T02:50:00Z"/>
          <w:rFonts w:ascii="Courier New" w:hAnsi="Courier New" w:cs="Courier New"/>
        </w:rPr>
      </w:pPr>
      <w:ins w:id="378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axis.text.x = element_text(size = 13),</w:t>
        </w:r>
      </w:ins>
    </w:p>
    <w:p w14:paraId="0A8B66C9" w14:textId="77777777" w:rsidR="000F7ED1" w:rsidRPr="000F7ED1" w:rsidRDefault="000F7ED1" w:rsidP="000F7ED1">
      <w:pPr>
        <w:spacing w:after="0"/>
        <w:jc w:val="both"/>
        <w:rPr>
          <w:ins w:id="379" w:author="Khulan Jambalsuren" w:date="2024-11-24T18:50:00Z" w16du:dateUtc="2024-11-25T02:50:00Z"/>
          <w:rFonts w:ascii="Courier New" w:hAnsi="Courier New" w:cs="Courier New"/>
        </w:rPr>
      </w:pPr>
      <w:ins w:id="380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  axis.text.y = element_text(size = 13) </w:t>
        </w:r>
      </w:ins>
    </w:p>
    <w:p w14:paraId="06566C40" w14:textId="20F2EC43" w:rsidR="00D23BFA" w:rsidRPr="00FB2647" w:rsidRDefault="000F7ED1" w:rsidP="000F7ED1">
      <w:pPr>
        <w:spacing w:after="0"/>
        <w:jc w:val="both"/>
        <w:rPr>
          <w:rFonts w:ascii="Courier New" w:hAnsi="Courier New" w:cs="Courier New"/>
        </w:rPr>
      </w:pPr>
      <w:ins w:id="381" w:author="Khulan Jambalsuren" w:date="2024-11-24T18:50:00Z" w16du:dateUtc="2024-11-25T02:50:00Z">
        <w:r w:rsidRPr="000F7ED1">
          <w:rPr>
            <w:rFonts w:ascii="Courier New" w:hAnsi="Courier New" w:cs="Courier New"/>
          </w:rPr>
          <w:t xml:space="preserve">  )</w:t>
        </w:r>
      </w:ins>
    </w:p>
    <w:sectPr w:rsidR="00D23BFA" w:rsidRPr="00FB2647" w:rsidSect="002F33C7">
      <w:headerReference w:type="default" r:id="rId30"/>
      <w:footerReference w:type="default" r:id="rId3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D9CA08" w14:textId="77777777" w:rsidR="004D3896" w:rsidRDefault="004D3896" w:rsidP="002F33C7">
      <w:pPr>
        <w:spacing w:after="0" w:line="240" w:lineRule="auto"/>
      </w:pPr>
      <w:r>
        <w:separator/>
      </w:r>
    </w:p>
  </w:endnote>
  <w:endnote w:type="continuationSeparator" w:id="0">
    <w:p w14:paraId="2860A234" w14:textId="77777777" w:rsidR="004D3896" w:rsidRDefault="004D3896" w:rsidP="002F33C7">
      <w:pPr>
        <w:spacing w:after="0" w:line="240" w:lineRule="auto"/>
      </w:pPr>
      <w:r>
        <w:continuationSeparator/>
      </w:r>
    </w:p>
  </w:endnote>
  <w:endnote w:type="continuationNotice" w:id="1">
    <w:p w14:paraId="67DEE71E" w14:textId="77777777" w:rsidR="004D3896" w:rsidRDefault="004D38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3F872B" w14:textId="5CA47D58" w:rsidR="00A103DC" w:rsidRPr="002F33C7" w:rsidRDefault="17E98EE6" w:rsidP="17E98EE6">
    <w:pPr>
      <w:pStyle w:val="Header"/>
      <w:jc w:val="right"/>
    </w:pPr>
    <w:r w:rsidRPr="17E98EE6">
      <w:t>Group 4: Bernard Bernabeo, Gurnoor Kaur, Kevin Chan, Khulan Jambalsuren</w:t>
    </w:r>
  </w:p>
  <w:p w14:paraId="6689BE88" w14:textId="77777777" w:rsidR="00A103DC" w:rsidRDefault="00A103DC" w:rsidP="00A103DC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E6DEA5" w14:textId="77777777" w:rsidR="004D3896" w:rsidRDefault="004D3896" w:rsidP="002F33C7">
      <w:pPr>
        <w:spacing w:after="0" w:line="240" w:lineRule="auto"/>
      </w:pPr>
      <w:r>
        <w:separator/>
      </w:r>
    </w:p>
  </w:footnote>
  <w:footnote w:type="continuationSeparator" w:id="0">
    <w:p w14:paraId="6D7F8BCC" w14:textId="77777777" w:rsidR="004D3896" w:rsidRDefault="004D3896" w:rsidP="002F33C7">
      <w:pPr>
        <w:spacing w:after="0" w:line="240" w:lineRule="auto"/>
      </w:pPr>
      <w:r>
        <w:continuationSeparator/>
      </w:r>
    </w:p>
  </w:footnote>
  <w:footnote w:type="continuationNotice" w:id="1">
    <w:p w14:paraId="4805EB20" w14:textId="77777777" w:rsidR="004D3896" w:rsidRDefault="004D389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182432" w14:textId="4385E280" w:rsidR="002F33C7" w:rsidRDefault="002F33C7" w:rsidP="002F33C7">
    <w:pPr>
      <w:pStyle w:val="Header"/>
      <w:jc w:val="right"/>
    </w:pPr>
    <w:r>
      <w:t>Project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D6760"/>
    <w:multiLevelType w:val="multilevel"/>
    <w:tmpl w:val="04090025"/>
    <w:styleLink w:val="CurrentList1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7239F2"/>
    <w:multiLevelType w:val="multilevel"/>
    <w:tmpl w:val="04090025"/>
    <w:styleLink w:val="CurrentList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0CF5F38"/>
    <w:multiLevelType w:val="multilevel"/>
    <w:tmpl w:val="52D8AE6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804EF"/>
    <w:multiLevelType w:val="hybridMultilevel"/>
    <w:tmpl w:val="CD06F51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E4DA0"/>
    <w:multiLevelType w:val="hybridMultilevel"/>
    <w:tmpl w:val="868C0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2612DE"/>
    <w:multiLevelType w:val="hybridMultilevel"/>
    <w:tmpl w:val="EB0A9404"/>
    <w:lvl w:ilvl="0" w:tplc="C47AFCF4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2E6D0D0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6B6ED534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3" w:tplc="B5C25DC2">
      <w:numFmt w:val="bullet"/>
      <w:lvlText w:val="•"/>
      <w:lvlJc w:val="left"/>
      <w:pPr>
        <w:ind w:left="3430" w:hanging="360"/>
      </w:pPr>
      <w:rPr>
        <w:rFonts w:hint="default"/>
        <w:lang w:val="en-US" w:eastAsia="en-US" w:bidi="ar-SA"/>
      </w:rPr>
    </w:lvl>
    <w:lvl w:ilvl="4" w:tplc="48FEBC5E">
      <w:numFmt w:val="bullet"/>
      <w:lvlText w:val="•"/>
      <w:lvlJc w:val="left"/>
      <w:pPr>
        <w:ind w:left="4300" w:hanging="360"/>
      </w:pPr>
      <w:rPr>
        <w:rFonts w:hint="default"/>
        <w:lang w:val="en-US" w:eastAsia="en-US" w:bidi="ar-SA"/>
      </w:rPr>
    </w:lvl>
    <w:lvl w:ilvl="5" w:tplc="F806C1FA">
      <w:numFmt w:val="bullet"/>
      <w:lvlText w:val="•"/>
      <w:lvlJc w:val="left"/>
      <w:pPr>
        <w:ind w:left="5170" w:hanging="360"/>
      </w:pPr>
      <w:rPr>
        <w:rFonts w:hint="default"/>
        <w:lang w:val="en-US" w:eastAsia="en-US" w:bidi="ar-SA"/>
      </w:rPr>
    </w:lvl>
    <w:lvl w:ilvl="6" w:tplc="1C4CCFE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B2C6DD98">
      <w:numFmt w:val="bullet"/>
      <w:lvlText w:val="•"/>
      <w:lvlJc w:val="left"/>
      <w:pPr>
        <w:ind w:left="6910" w:hanging="360"/>
      </w:pPr>
      <w:rPr>
        <w:rFonts w:hint="default"/>
        <w:lang w:val="en-US" w:eastAsia="en-US" w:bidi="ar-SA"/>
      </w:rPr>
    </w:lvl>
    <w:lvl w:ilvl="8" w:tplc="9D50806C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7DC306C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6CCA48F4"/>
    <w:multiLevelType w:val="hybridMultilevel"/>
    <w:tmpl w:val="D82E1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4291104">
    <w:abstractNumId w:val="6"/>
  </w:num>
  <w:num w:numId="2" w16cid:durableId="688994112">
    <w:abstractNumId w:val="0"/>
  </w:num>
  <w:num w:numId="3" w16cid:durableId="898513929">
    <w:abstractNumId w:val="1"/>
  </w:num>
  <w:num w:numId="4" w16cid:durableId="698314435">
    <w:abstractNumId w:val="2"/>
  </w:num>
  <w:num w:numId="5" w16cid:durableId="408507196">
    <w:abstractNumId w:val="4"/>
  </w:num>
  <w:num w:numId="6" w16cid:durableId="2016494895">
    <w:abstractNumId w:val="7"/>
  </w:num>
  <w:num w:numId="7" w16cid:durableId="1900164985">
    <w:abstractNumId w:val="5"/>
  </w:num>
  <w:num w:numId="8" w16cid:durableId="862130297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Bernard Bernabeo">
    <w15:presenceInfo w15:providerId="AD" w15:userId="S::bbernabeo00@mylangara.ca::6191a275-7f04-4acc-a28a-4ffb4fcf6ad9"/>
  </w15:person>
  <w15:person w15:author="Khulan Jambalsuren">
    <w15:presenceInfo w15:providerId="AD" w15:userId="S::kjambalsuren00@mylangara.ca::21ede551-6f64-4a9f-9579-6b9cff6f5a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trackRevisions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518"/>
    <w:rsid w:val="000150E5"/>
    <w:rsid w:val="000167DC"/>
    <w:rsid w:val="00034AA3"/>
    <w:rsid w:val="00040986"/>
    <w:rsid w:val="000516E4"/>
    <w:rsid w:val="000567E0"/>
    <w:rsid w:val="00057F0E"/>
    <w:rsid w:val="00062EF3"/>
    <w:rsid w:val="00076AED"/>
    <w:rsid w:val="00084B0F"/>
    <w:rsid w:val="000A5472"/>
    <w:rsid w:val="000B3A18"/>
    <w:rsid w:val="000B423D"/>
    <w:rsid w:val="000F0F4B"/>
    <w:rsid w:val="000F7ED1"/>
    <w:rsid w:val="00103927"/>
    <w:rsid w:val="001160D5"/>
    <w:rsid w:val="001179E4"/>
    <w:rsid w:val="001207F8"/>
    <w:rsid w:val="00136375"/>
    <w:rsid w:val="0014047B"/>
    <w:rsid w:val="00145479"/>
    <w:rsid w:val="001B4819"/>
    <w:rsid w:val="001E1700"/>
    <w:rsid w:val="00207BF3"/>
    <w:rsid w:val="0021363E"/>
    <w:rsid w:val="0023316E"/>
    <w:rsid w:val="0024505F"/>
    <w:rsid w:val="00245E1A"/>
    <w:rsid w:val="002750F0"/>
    <w:rsid w:val="002C4A5F"/>
    <w:rsid w:val="002E347F"/>
    <w:rsid w:val="002F1657"/>
    <w:rsid w:val="002F1B52"/>
    <w:rsid w:val="002F33C7"/>
    <w:rsid w:val="003136E5"/>
    <w:rsid w:val="00327024"/>
    <w:rsid w:val="003553D1"/>
    <w:rsid w:val="00357317"/>
    <w:rsid w:val="00362738"/>
    <w:rsid w:val="0036273E"/>
    <w:rsid w:val="00383376"/>
    <w:rsid w:val="003F0977"/>
    <w:rsid w:val="003F72C4"/>
    <w:rsid w:val="00403B47"/>
    <w:rsid w:val="0041210A"/>
    <w:rsid w:val="004176C6"/>
    <w:rsid w:val="00441023"/>
    <w:rsid w:val="004566B6"/>
    <w:rsid w:val="004572E5"/>
    <w:rsid w:val="00473A05"/>
    <w:rsid w:val="00494D00"/>
    <w:rsid w:val="004A0538"/>
    <w:rsid w:val="004A2D7B"/>
    <w:rsid w:val="004B7C01"/>
    <w:rsid w:val="004C12E0"/>
    <w:rsid w:val="004D3896"/>
    <w:rsid w:val="004E6130"/>
    <w:rsid w:val="004F192A"/>
    <w:rsid w:val="0051794B"/>
    <w:rsid w:val="00517A0B"/>
    <w:rsid w:val="005375B3"/>
    <w:rsid w:val="005465C0"/>
    <w:rsid w:val="005504B2"/>
    <w:rsid w:val="00564577"/>
    <w:rsid w:val="005A6EE7"/>
    <w:rsid w:val="005D7802"/>
    <w:rsid w:val="005F4DAE"/>
    <w:rsid w:val="00623C77"/>
    <w:rsid w:val="00623C91"/>
    <w:rsid w:val="006517DC"/>
    <w:rsid w:val="00657FD8"/>
    <w:rsid w:val="00666E9B"/>
    <w:rsid w:val="00676134"/>
    <w:rsid w:val="006829B2"/>
    <w:rsid w:val="006937B3"/>
    <w:rsid w:val="006C445E"/>
    <w:rsid w:val="006D7151"/>
    <w:rsid w:val="00702C0C"/>
    <w:rsid w:val="00703416"/>
    <w:rsid w:val="0074418D"/>
    <w:rsid w:val="00746016"/>
    <w:rsid w:val="007514D2"/>
    <w:rsid w:val="0075456E"/>
    <w:rsid w:val="007673E6"/>
    <w:rsid w:val="007F609A"/>
    <w:rsid w:val="00806EF3"/>
    <w:rsid w:val="008153EF"/>
    <w:rsid w:val="008343F9"/>
    <w:rsid w:val="008466C8"/>
    <w:rsid w:val="00861C6A"/>
    <w:rsid w:val="00891BBB"/>
    <w:rsid w:val="008F3723"/>
    <w:rsid w:val="008F3B16"/>
    <w:rsid w:val="00910D91"/>
    <w:rsid w:val="009423BB"/>
    <w:rsid w:val="00966204"/>
    <w:rsid w:val="009748B7"/>
    <w:rsid w:val="00986BF8"/>
    <w:rsid w:val="00992310"/>
    <w:rsid w:val="009B230D"/>
    <w:rsid w:val="009C522E"/>
    <w:rsid w:val="009F3E37"/>
    <w:rsid w:val="00A103DC"/>
    <w:rsid w:val="00A123E9"/>
    <w:rsid w:val="00A212C7"/>
    <w:rsid w:val="00A23806"/>
    <w:rsid w:val="00A44B8C"/>
    <w:rsid w:val="00A9588E"/>
    <w:rsid w:val="00AA7B96"/>
    <w:rsid w:val="00AB05CD"/>
    <w:rsid w:val="00AB1170"/>
    <w:rsid w:val="00AC33FD"/>
    <w:rsid w:val="00AD14C4"/>
    <w:rsid w:val="00B035D3"/>
    <w:rsid w:val="00B03F8C"/>
    <w:rsid w:val="00B1009B"/>
    <w:rsid w:val="00B24DAD"/>
    <w:rsid w:val="00B35915"/>
    <w:rsid w:val="00B362E7"/>
    <w:rsid w:val="00B427DC"/>
    <w:rsid w:val="00B448A5"/>
    <w:rsid w:val="00B56678"/>
    <w:rsid w:val="00B767DD"/>
    <w:rsid w:val="00BC5F1F"/>
    <w:rsid w:val="00BE0B18"/>
    <w:rsid w:val="00BE4D95"/>
    <w:rsid w:val="00C04ABC"/>
    <w:rsid w:val="00C05F2F"/>
    <w:rsid w:val="00C12B23"/>
    <w:rsid w:val="00C35AC5"/>
    <w:rsid w:val="00C54EA4"/>
    <w:rsid w:val="00C730C9"/>
    <w:rsid w:val="00C75355"/>
    <w:rsid w:val="00C86776"/>
    <w:rsid w:val="00CB08DE"/>
    <w:rsid w:val="00CD00D3"/>
    <w:rsid w:val="00CD5383"/>
    <w:rsid w:val="00CE5689"/>
    <w:rsid w:val="00D004AB"/>
    <w:rsid w:val="00D02476"/>
    <w:rsid w:val="00D101CD"/>
    <w:rsid w:val="00D23BFA"/>
    <w:rsid w:val="00D32E8E"/>
    <w:rsid w:val="00D45580"/>
    <w:rsid w:val="00D50B19"/>
    <w:rsid w:val="00D65646"/>
    <w:rsid w:val="00D95EC2"/>
    <w:rsid w:val="00E11666"/>
    <w:rsid w:val="00E6234E"/>
    <w:rsid w:val="00E71292"/>
    <w:rsid w:val="00E77F42"/>
    <w:rsid w:val="00E93A4B"/>
    <w:rsid w:val="00EA17AB"/>
    <w:rsid w:val="00EC64D5"/>
    <w:rsid w:val="00EC6FC5"/>
    <w:rsid w:val="00EE7914"/>
    <w:rsid w:val="00EF6231"/>
    <w:rsid w:val="00F00085"/>
    <w:rsid w:val="00F04340"/>
    <w:rsid w:val="00F27461"/>
    <w:rsid w:val="00F742CF"/>
    <w:rsid w:val="00F9576A"/>
    <w:rsid w:val="00FB0515"/>
    <w:rsid w:val="00FB2647"/>
    <w:rsid w:val="00FD2FE7"/>
    <w:rsid w:val="00FF3518"/>
    <w:rsid w:val="06B61570"/>
    <w:rsid w:val="17E98EE6"/>
    <w:rsid w:val="223FA42B"/>
    <w:rsid w:val="25373F76"/>
    <w:rsid w:val="2D315256"/>
    <w:rsid w:val="3084B528"/>
    <w:rsid w:val="3157D43D"/>
    <w:rsid w:val="39C4F517"/>
    <w:rsid w:val="3A109F66"/>
    <w:rsid w:val="3E0E61BC"/>
    <w:rsid w:val="4B5C7677"/>
    <w:rsid w:val="56A32B6E"/>
    <w:rsid w:val="60CF932F"/>
    <w:rsid w:val="74BCEDC5"/>
    <w:rsid w:val="77A57850"/>
    <w:rsid w:val="7844C97A"/>
    <w:rsid w:val="7C6EF7DE"/>
    <w:rsid w:val="7C71E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EEF2A"/>
  <w15:chartTrackingRefBased/>
  <w15:docId w15:val="{8F646903-9950-4459-899F-FB399D471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3C7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33C7"/>
    <w:pPr>
      <w:keepNext/>
      <w:keepLines/>
      <w:spacing w:after="80"/>
      <w:outlineLvl w:val="0"/>
    </w:pPr>
    <w:rPr>
      <w:rFonts w:eastAsiaTheme="majorEastAsia" w:cstheme="majorBidi"/>
      <w:b/>
      <w:color w:val="0F4761" w:themeColor="accent1" w:themeShade="BF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647"/>
    <w:pPr>
      <w:keepNext/>
      <w:keepLines/>
      <w:spacing w:before="160" w:after="80"/>
      <w:outlineLvl w:val="1"/>
    </w:pPr>
    <w:rPr>
      <w:rFonts w:eastAsiaTheme="majorEastAsia" w:cstheme="majorBidi"/>
      <w:b/>
      <w:color w:val="0F4761" w:themeColor="accent1" w:themeShade="BF"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3518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3518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3518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3518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3518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3518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3518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33C7"/>
    <w:rPr>
      <w:rFonts w:ascii="Arial" w:eastAsiaTheme="majorEastAsia" w:hAnsi="Arial" w:cstheme="majorBidi"/>
      <w:b/>
      <w:color w:val="0F4761" w:themeColor="accent1" w:themeShade="BF"/>
      <w:sz w:val="2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B2647"/>
    <w:rPr>
      <w:rFonts w:ascii="Calibri" w:eastAsiaTheme="majorEastAsia" w:hAnsi="Calibri" w:cstheme="majorBidi"/>
      <w:b/>
      <w:color w:val="0F4761" w:themeColor="accent1" w:themeShade="BF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35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35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35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35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35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35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35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35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35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35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35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35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35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FF35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35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35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35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3518"/>
    <w:rPr>
      <w:b/>
      <w:bCs/>
      <w:smallCaps/>
      <w:color w:val="0F4761" w:themeColor="accent1" w:themeShade="BF"/>
      <w:spacing w:val="5"/>
    </w:rPr>
  </w:style>
  <w:style w:type="numbering" w:customStyle="1" w:styleId="CurrentList1">
    <w:name w:val="Current List1"/>
    <w:uiPriority w:val="99"/>
    <w:rsid w:val="002F33C7"/>
    <w:pPr>
      <w:numPr>
        <w:numId w:val="2"/>
      </w:numPr>
    </w:pPr>
  </w:style>
  <w:style w:type="numbering" w:customStyle="1" w:styleId="CurrentList2">
    <w:name w:val="Current List2"/>
    <w:uiPriority w:val="99"/>
    <w:rsid w:val="002F33C7"/>
    <w:pPr>
      <w:numPr>
        <w:numId w:val="3"/>
      </w:numPr>
    </w:pPr>
  </w:style>
  <w:style w:type="paragraph" w:styleId="Header">
    <w:name w:val="header"/>
    <w:basedOn w:val="Normal"/>
    <w:link w:val="HeaderChar"/>
    <w:uiPriority w:val="99"/>
    <w:unhideWhenUsed/>
    <w:rsid w:val="002F33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3C7"/>
    <w:rPr>
      <w:rFonts w:ascii="Calibri" w:hAnsi="Calibri"/>
    </w:rPr>
  </w:style>
  <w:style w:type="paragraph" w:styleId="Footer">
    <w:name w:val="footer"/>
    <w:basedOn w:val="Normal"/>
    <w:link w:val="FooterChar"/>
    <w:uiPriority w:val="99"/>
    <w:unhideWhenUsed/>
    <w:rsid w:val="002F33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3C7"/>
    <w:rPr>
      <w:rFonts w:ascii="Calibri" w:hAnsi="Calibri"/>
    </w:rPr>
  </w:style>
  <w:style w:type="table" w:styleId="TableGrid">
    <w:name w:val="Table Grid"/>
    <w:basedOn w:val="TableNormal"/>
    <w:uiPriority w:val="39"/>
    <w:rsid w:val="00412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E347F"/>
    <w:pPr>
      <w:spacing w:after="200" w:line="240" w:lineRule="auto"/>
    </w:pPr>
    <w:rPr>
      <w:iCs/>
      <w:color w:val="0E2841" w:themeColor="text2"/>
      <w:sz w:val="22"/>
      <w:szCs w:val="18"/>
    </w:rPr>
  </w:style>
  <w:style w:type="paragraph" w:customStyle="1" w:styleId="paragraph">
    <w:name w:val="paragraph"/>
    <w:basedOn w:val="Normal"/>
    <w:rsid w:val="00D455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normaltextrun">
    <w:name w:val="normaltextrun"/>
    <w:basedOn w:val="DefaultParagraphFont"/>
    <w:rsid w:val="00D45580"/>
  </w:style>
  <w:style w:type="character" w:customStyle="1" w:styleId="eop">
    <w:name w:val="eop"/>
    <w:basedOn w:val="DefaultParagraphFont"/>
    <w:rsid w:val="00D45580"/>
  </w:style>
  <w:style w:type="paragraph" w:styleId="Revision">
    <w:name w:val="Revision"/>
    <w:hidden/>
    <w:uiPriority w:val="99"/>
    <w:semiHidden/>
    <w:rsid w:val="00666E9B"/>
    <w:pPr>
      <w:spacing w:after="0" w:line="240" w:lineRule="auto"/>
    </w:pPr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226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0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12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3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75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50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29</Pages>
  <Words>5082</Words>
  <Characters>28974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Khulan Jambalsuren</dc:creator>
  <cp:keywords/>
  <dc:description/>
  <cp:lastModifiedBy>Bernard Bernabeo</cp:lastModifiedBy>
  <cp:revision>97</cp:revision>
  <dcterms:created xsi:type="dcterms:W3CDTF">2024-11-23T22:04:00Z</dcterms:created>
  <dcterms:modified xsi:type="dcterms:W3CDTF">2024-11-25T05:33:00Z</dcterms:modified>
</cp:coreProperties>
</file>